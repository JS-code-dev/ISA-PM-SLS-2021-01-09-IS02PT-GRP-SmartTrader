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72791166"/>
    <w:bookmarkEnd w:id="0"/>
    <w:p w14:paraId="0DEB3195" w14:textId="35CE85F1" w:rsidR="00964CC0" w:rsidRDefault="00385452" w:rsidP="00CB338E">
      <w:pPr>
        <w:pStyle w:val="NoSpacing"/>
        <w:spacing w:before="1540" w:after="240"/>
        <w:jc w:val="right"/>
        <w:rPr>
          <w:rFonts w:ascii="Arial" w:hAnsi="Arial" w:cs="Arial"/>
          <w:b/>
          <w:bCs/>
          <w:noProof/>
          <w:sz w:val="96"/>
          <w:szCs w:val="96"/>
        </w:rPr>
      </w:pPr>
      <w:r>
        <w:rPr>
          <w:rFonts w:cs="Arial"/>
          <w:b/>
          <w:bCs/>
          <w:noProof/>
          <w:sz w:val="36"/>
          <w:szCs w:val="36"/>
        </w:rPr>
        <mc:AlternateContent>
          <mc:Choice Requires="wps">
            <w:drawing>
              <wp:anchor distT="0" distB="0" distL="114300" distR="114300" simplePos="0" relativeHeight="251659263" behindDoc="0" locked="0" layoutInCell="1" allowOverlap="1" wp14:anchorId="4EF53A14" wp14:editId="28783940">
                <wp:simplePos x="0" y="0"/>
                <wp:positionH relativeFrom="column">
                  <wp:posOffset>-914400</wp:posOffset>
                </wp:positionH>
                <wp:positionV relativeFrom="paragraph">
                  <wp:posOffset>-914400</wp:posOffset>
                </wp:positionV>
                <wp:extent cx="7600208" cy="10735294"/>
                <wp:effectExtent l="0" t="0" r="20320" b="28575"/>
                <wp:wrapNone/>
                <wp:docPr id="4" name="Rectangle 4"/>
                <wp:cNvGraphicFramePr/>
                <a:graphic xmlns:a="http://schemas.openxmlformats.org/drawingml/2006/main">
                  <a:graphicData uri="http://schemas.microsoft.com/office/word/2010/wordprocessingShape">
                    <wps:wsp>
                      <wps:cNvSpPr/>
                      <wps:spPr>
                        <a:xfrm>
                          <a:off x="0" y="0"/>
                          <a:ext cx="7600208" cy="10735294"/>
                        </a:xfrm>
                        <a:prstGeom prst="rect">
                          <a:avLst/>
                        </a:prstGeom>
                        <a:blipFill>
                          <a:blip r:embed="rId8">
                            <a:alphaModFix/>
                          </a:blip>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1461DC" id="Rectangle 4" o:spid="_x0000_s1026" style="position:absolute;margin-left:-1in;margin-top:-1in;width:598.45pt;height:845.3pt;z-index:251659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" strokecolor="#1f3763 [1604]" strokeweight="1pt">
                <v:fill r:id="rId9" o:title="" recolor="t" rotate="t" type="frame"/>
              </v:rect>
            </w:pict>
          </mc:Fallback>
        </mc:AlternateContent>
      </w:r>
      <w:r w:rsidR="00521B8B" w:rsidRPr="00521B8B">
        <w:rPr>
          <w:rFonts w:cs="Arial"/>
          <w:b/>
          <w:bCs/>
          <w:noProof/>
          <w:sz w:val="36"/>
          <w:szCs w:val="36"/>
        </w:rPr>
        <mc:AlternateContent>
          <mc:Choice Requires="wps">
            <w:drawing>
              <wp:anchor distT="45720" distB="45720" distL="114300" distR="114300" simplePos="0" relativeHeight="251660288" behindDoc="0" locked="0" layoutInCell="1" allowOverlap="1" wp14:anchorId="04896962" wp14:editId="035CFD7C">
                <wp:simplePos x="0" y="0"/>
                <wp:positionH relativeFrom="margin">
                  <wp:posOffset>102235</wp:posOffset>
                </wp:positionH>
                <wp:positionV relativeFrom="paragraph">
                  <wp:posOffset>762000</wp:posOffset>
                </wp:positionV>
                <wp:extent cx="542925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0" cy="1404620"/>
                        </a:xfrm>
                        <a:prstGeom prst="rect">
                          <a:avLst/>
                        </a:prstGeom>
                        <a:noFill/>
                        <a:ln w="9525">
                          <a:noFill/>
                          <a:miter lim="800000"/>
                          <a:headEnd/>
                          <a:tailEnd/>
                        </a:ln>
                      </wps:spPr>
                      <wps:txbx>
                        <w:txbxContent>
                          <w:p w14:paraId="017302B4" w14:textId="7ADE39E4" w:rsidR="00630AC5" w:rsidRPr="00521B8B" w:rsidRDefault="00630AC5">
                            <w:pPr>
                              <w:rPr>
                                <w:rFonts w:cs="Arial"/>
                                <w:b/>
                                <w:bCs/>
                                <w:noProof/>
                                <w:sz w:val="100"/>
                                <w:szCs w:val="100"/>
                              </w:rPr>
                            </w:pPr>
                            <w:r>
                              <w:rPr>
                                <w:rFonts w:cs="Arial"/>
                                <w:b/>
                                <w:bCs/>
                                <w:noProof/>
                                <w:sz w:val="100"/>
                                <w:szCs w:val="100"/>
                              </w:rPr>
                              <w:t>Smart</w:t>
                            </w:r>
                            <w:r w:rsidR="00401030">
                              <w:rPr>
                                <w:rFonts w:cs="Arial"/>
                                <w:b/>
                                <w:bCs/>
                                <w:noProof/>
                                <w:sz w:val="100"/>
                                <w:szCs w:val="100"/>
                              </w:rPr>
                              <w:t>Trader</w:t>
                            </w:r>
                          </w:p>
                          <w:p w14:paraId="6DD05678" w14:textId="3FD6282F" w:rsidR="00630AC5" w:rsidRDefault="00EA7B45">
                            <w:pPr>
                              <w:rPr>
                                <w:sz w:val="32"/>
                                <w:szCs w:val="32"/>
                              </w:rPr>
                            </w:pPr>
                            <w:r>
                              <w:rPr>
                                <w:sz w:val="32"/>
                                <w:szCs w:val="32"/>
                              </w:rPr>
                              <w:t xml:space="preserve">ISS </w:t>
                            </w:r>
                            <w:r w:rsidR="00401030">
                              <w:rPr>
                                <w:sz w:val="32"/>
                                <w:szCs w:val="32"/>
                              </w:rPr>
                              <w:t>SLS</w:t>
                            </w:r>
                            <w:r>
                              <w:rPr>
                                <w:sz w:val="32"/>
                                <w:szCs w:val="32"/>
                              </w:rPr>
                              <w:t xml:space="preserve"> </w:t>
                            </w:r>
                            <w:r w:rsidR="00630AC5" w:rsidRPr="00E0236C">
                              <w:rPr>
                                <w:sz w:val="32"/>
                                <w:szCs w:val="32"/>
                              </w:rPr>
                              <w:t>PROJECT REPORT</w:t>
                            </w:r>
                          </w:p>
                          <w:p w14:paraId="32C93EB2" w14:textId="77777777" w:rsidR="00630AC5" w:rsidRDefault="00630AC5">
                            <w:pPr>
                              <w:rPr>
                                <w:sz w:val="72"/>
                                <w:szCs w:val="72"/>
                              </w:rPr>
                            </w:pPr>
                          </w:p>
                          <w:p w14:paraId="77F7327D" w14:textId="77777777" w:rsidR="00630AC5" w:rsidRDefault="00630AC5" w:rsidP="00804C57">
                            <w:pPr>
                              <w:jc w:val="right"/>
                              <w:rPr>
                                <w:rFonts w:cs="Arial"/>
                                <w:sz w:val="24"/>
                                <w:szCs w:val="24"/>
                              </w:rPr>
                            </w:pPr>
                            <w:r w:rsidRPr="00934EE5">
                              <w:rPr>
                                <w:rFonts w:cs="Arial"/>
                                <w:sz w:val="24"/>
                                <w:szCs w:val="24"/>
                              </w:rPr>
                              <w:t>ONN WEI CHENG A0092201X</w:t>
                            </w:r>
                          </w:p>
                          <w:p w14:paraId="1E902CA8" w14:textId="21BFFA94" w:rsidR="00630AC5" w:rsidRDefault="00630AC5" w:rsidP="00804C57">
                            <w:pPr>
                              <w:jc w:val="right"/>
                              <w:rPr>
                                <w:rFonts w:eastAsia="Times New Roman" w:cs="Arial"/>
                                <w:color w:val="24292E"/>
                                <w:sz w:val="24"/>
                                <w:szCs w:val="24"/>
                                <w:lang w:eastAsia="zh-CN"/>
                              </w:rPr>
                            </w:pPr>
                            <w:r w:rsidRPr="00934EE5">
                              <w:rPr>
                                <w:rFonts w:cs="Arial"/>
                                <w:sz w:val="24"/>
                                <w:szCs w:val="24"/>
                              </w:rPr>
                              <w:t xml:space="preserve">YANG JIESHEN </w:t>
                            </w:r>
                            <w:r w:rsidRPr="00934EE5">
                              <w:rPr>
                                <w:rFonts w:eastAsia="Times New Roman" w:cs="Arial"/>
                                <w:color w:val="24292E"/>
                                <w:sz w:val="24"/>
                                <w:szCs w:val="24"/>
                                <w:lang w:eastAsia="zh-CN"/>
                              </w:rPr>
                              <w:t>A0003901Y</w:t>
                            </w:r>
                          </w:p>
                          <w:p w14:paraId="5CFCD003" w14:textId="00834DB7" w:rsidR="00630AC5" w:rsidRDefault="00630AC5" w:rsidP="00804C57">
                            <w:pPr>
                              <w:jc w:val="right"/>
                              <w:rPr>
                                <w:rFonts w:eastAsia="Times New Roman" w:cs="Arial"/>
                                <w:color w:val="24292E"/>
                                <w:sz w:val="24"/>
                                <w:szCs w:val="24"/>
                                <w:lang w:eastAsia="zh-CN"/>
                              </w:rPr>
                            </w:pPr>
                            <w:r>
                              <w:rPr>
                                <w:rFonts w:eastAsia="Times New Roman" w:cs="Arial"/>
                                <w:color w:val="24292E"/>
                                <w:sz w:val="24"/>
                                <w:szCs w:val="24"/>
                                <w:lang w:eastAsia="zh-CN"/>
                              </w:rPr>
                              <w:t>NIRAV JANAK PARIKH A0213573J</w:t>
                            </w:r>
                          </w:p>
                          <w:p w14:paraId="48491030" w14:textId="0C5A3B57" w:rsidR="00EA7B45" w:rsidRPr="00804C57" w:rsidRDefault="00EA7B45" w:rsidP="00804C57">
                            <w:pPr>
                              <w:jc w:val="right"/>
                              <w:rPr>
                                <w:rFonts w:cs="Arial"/>
                                <w:sz w:val="24"/>
                                <w:szCs w:val="24"/>
                              </w:rPr>
                            </w:pPr>
                            <w:r w:rsidRPr="00EA7B45">
                              <w:rPr>
                                <w:rFonts w:cs="Arial"/>
                                <w:sz w:val="24"/>
                                <w:szCs w:val="24"/>
                              </w:rPr>
                              <w:t>ISA-PM-</w:t>
                            </w:r>
                            <w:r w:rsidR="00401030">
                              <w:rPr>
                                <w:rFonts w:cs="Arial"/>
                                <w:sz w:val="24"/>
                                <w:szCs w:val="24"/>
                              </w:rPr>
                              <w:t>SLS</w:t>
                            </w:r>
                            <w:r w:rsidRPr="00EA7B45">
                              <w:rPr>
                                <w:rFonts w:cs="Arial"/>
                                <w:sz w:val="24"/>
                                <w:szCs w:val="24"/>
                              </w:rPr>
                              <w:t>-2021-01-09-IS02PT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4896962" id="_x0000_t202" coordsize="21600,21600" o:spt="202" path="m,l,21600r21600,l21600,xe">
                <v:stroke joinstyle="miter"/>
                <v:path gradientshapeok="t" o:connecttype="rect"/>
              </v:shapetype>
              <v:shape id="Text Box 2" o:spid="_x0000_s1026" type="#_x0000_t202" style="position:absolute;left:0;text-align:left;margin-left:8.05pt;margin-top:60pt;width:427.5pt;height:110.6pt;z-index:2516602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" filled="f" stroked="f">
                <v:textbox style="mso-fit-shape-to-text:t">
                  <w:txbxContent>
                    <w:p w14:paraId="017302B4" w14:textId="7ADE39E4" w:rsidR="00630AC5" w:rsidRPr="00521B8B" w:rsidRDefault="00630AC5">
                      <w:pPr>
                        <w:rPr>
                          <w:rFonts w:cs="Arial"/>
                          <w:b/>
                          <w:bCs/>
                          <w:noProof/>
                          <w:sz w:val="100"/>
                          <w:szCs w:val="100"/>
                        </w:rPr>
                      </w:pPr>
                      <w:r>
                        <w:rPr>
                          <w:rFonts w:cs="Arial"/>
                          <w:b/>
                          <w:bCs/>
                          <w:noProof/>
                          <w:sz w:val="100"/>
                          <w:szCs w:val="100"/>
                        </w:rPr>
                        <w:t>Smart</w:t>
                      </w:r>
                      <w:r w:rsidR="00401030">
                        <w:rPr>
                          <w:rFonts w:cs="Arial"/>
                          <w:b/>
                          <w:bCs/>
                          <w:noProof/>
                          <w:sz w:val="100"/>
                          <w:szCs w:val="100"/>
                        </w:rPr>
                        <w:t>Trader</w:t>
                      </w:r>
                    </w:p>
                    <w:p w14:paraId="6DD05678" w14:textId="3FD6282F" w:rsidR="00630AC5" w:rsidRDefault="00EA7B45">
                      <w:pPr>
                        <w:rPr>
                          <w:sz w:val="32"/>
                          <w:szCs w:val="32"/>
                        </w:rPr>
                      </w:pPr>
                      <w:r>
                        <w:rPr>
                          <w:sz w:val="32"/>
                          <w:szCs w:val="32"/>
                        </w:rPr>
                        <w:t xml:space="preserve">ISS </w:t>
                      </w:r>
                      <w:r w:rsidR="00401030">
                        <w:rPr>
                          <w:sz w:val="32"/>
                          <w:szCs w:val="32"/>
                        </w:rPr>
                        <w:t>SLS</w:t>
                      </w:r>
                      <w:r>
                        <w:rPr>
                          <w:sz w:val="32"/>
                          <w:szCs w:val="32"/>
                        </w:rPr>
                        <w:t xml:space="preserve"> </w:t>
                      </w:r>
                      <w:r w:rsidR="00630AC5" w:rsidRPr="00E0236C">
                        <w:rPr>
                          <w:sz w:val="32"/>
                          <w:szCs w:val="32"/>
                        </w:rPr>
                        <w:t>PROJECT REPORT</w:t>
                      </w:r>
                    </w:p>
                    <w:p w14:paraId="32C93EB2" w14:textId="77777777" w:rsidR="00630AC5" w:rsidRDefault="00630AC5">
                      <w:pPr>
                        <w:rPr>
                          <w:sz w:val="72"/>
                          <w:szCs w:val="72"/>
                        </w:rPr>
                      </w:pPr>
                    </w:p>
                    <w:p w14:paraId="77F7327D" w14:textId="77777777" w:rsidR="00630AC5" w:rsidRDefault="00630AC5" w:rsidP="00804C57">
                      <w:pPr>
                        <w:jc w:val="right"/>
                        <w:rPr>
                          <w:rFonts w:cs="Arial"/>
                          <w:sz w:val="24"/>
                          <w:szCs w:val="24"/>
                        </w:rPr>
                      </w:pPr>
                      <w:r w:rsidRPr="00934EE5">
                        <w:rPr>
                          <w:rFonts w:cs="Arial"/>
                          <w:sz w:val="24"/>
                          <w:szCs w:val="24"/>
                        </w:rPr>
                        <w:t>ONN WEI CHENG A0092201X</w:t>
                      </w:r>
                    </w:p>
                    <w:p w14:paraId="1E902CA8" w14:textId="21BFFA94" w:rsidR="00630AC5" w:rsidRDefault="00630AC5" w:rsidP="00804C57">
                      <w:pPr>
                        <w:jc w:val="right"/>
                        <w:rPr>
                          <w:rFonts w:eastAsia="Times New Roman" w:cs="Arial"/>
                          <w:color w:val="24292E"/>
                          <w:sz w:val="24"/>
                          <w:szCs w:val="24"/>
                          <w:lang w:eastAsia="zh-CN"/>
                        </w:rPr>
                      </w:pPr>
                      <w:r w:rsidRPr="00934EE5">
                        <w:rPr>
                          <w:rFonts w:cs="Arial"/>
                          <w:sz w:val="24"/>
                          <w:szCs w:val="24"/>
                        </w:rPr>
                        <w:t xml:space="preserve">YANG JIESHEN </w:t>
                      </w:r>
                      <w:r w:rsidRPr="00934EE5">
                        <w:rPr>
                          <w:rFonts w:eastAsia="Times New Roman" w:cs="Arial"/>
                          <w:color w:val="24292E"/>
                          <w:sz w:val="24"/>
                          <w:szCs w:val="24"/>
                          <w:lang w:eastAsia="zh-CN"/>
                        </w:rPr>
                        <w:t>A0003901Y</w:t>
                      </w:r>
                    </w:p>
                    <w:p w14:paraId="5CFCD003" w14:textId="00834DB7" w:rsidR="00630AC5" w:rsidRDefault="00630AC5" w:rsidP="00804C57">
                      <w:pPr>
                        <w:jc w:val="right"/>
                        <w:rPr>
                          <w:rFonts w:eastAsia="Times New Roman" w:cs="Arial"/>
                          <w:color w:val="24292E"/>
                          <w:sz w:val="24"/>
                          <w:szCs w:val="24"/>
                          <w:lang w:eastAsia="zh-CN"/>
                        </w:rPr>
                      </w:pPr>
                      <w:r>
                        <w:rPr>
                          <w:rFonts w:eastAsia="Times New Roman" w:cs="Arial"/>
                          <w:color w:val="24292E"/>
                          <w:sz w:val="24"/>
                          <w:szCs w:val="24"/>
                          <w:lang w:eastAsia="zh-CN"/>
                        </w:rPr>
                        <w:t>NIRAV JANAK PARIKH A0213573J</w:t>
                      </w:r>
                    </w:p>
                    <w:p w14:paraId="48491030" w14:textId="0C5A3B57" w:rsidR="00EA7B45" w:rsidRPr="00804C57" w:rsidRDefault="00EA7B45" w:rsidP="00804C57">
                      <w:pPr>
                        <w:jc w:val="right"/>
                        <w:rPr>
                          <w:rFonts w:cs="Arial"/>
                          <w:sz w:val="24"/>
                          <w:szCs w:val="24"/>
                        </w:rPr>
                      </w:pPr>
                      <w:r w:rsidRPr="00EA7B45">
                        <w:rPr>
                          <w:rFonts w:cs="Arial"/>
                          <w:sz w:val="24"/>
                          <w:szCs w:val="24"/>
                        </w:rPr>
                        <w:t>ISA-PM-</w:t>
                      </w:r>
                      <w:r w:rsidR="00401030">
                        <w:rPr>
                          <w:rFonts w:cs="Arial"/>
                          <w:sz w:val="24"/>
                          <w:szCs w:val="24"/>
                        </w:rPr>
                        <w:t>SLS</w:t>
                      </w:r>
                      <w:r w:rsidRPr="00EA7B45">
                        <w:rPr>
                          <w:rFonts w:cs="Arial"/>
                          <w:sz w:val="24"/>
                          <w:szCs w:val="24"/>
                        </w:rPr>
                        <w:t>-2021-01-09-IS02PT</w:t>
                      </w:r>
                    </w:p>
                  </w:txbxContent>
                </v:textbox>
                <w10:wrap type="square" anchorx="margin"/>
              </v:shape>
            </w:pict>
          </mc:Fallback>
        </mc:AlternateContent>
      </w:r>
      <w:bookmarkStart w:id="1" w:name="_Hlk54901996"/>
      <w:bookmarkEnd w:id="1"/>
    </w:p>
    <w:p w14:paraId="545F9268" w14:textId="50635BAB" w:rsidR="00521B8B" w:rsidRDefault="00B1460A">
      <w:pPr>
        <w:jc w:val="left"/>
        <w:rPr>
          <w:rFonts w:cs="Arial"/>
          <w:b/>
          <w:bCs/>
          <w:sz w:val="36"/>
          <w:szCs w:val="36"/>
        </w:rPr>
      </w:pPr>
      <w:r>
        <w:rPr>
          <w:noProof/>
        </w:rPr>
        <mc:AlternateContent>
          <mc:Choice Requires="wps">
            <w:drawing>
              <wp:anchor distT="45720" distB="45720" distL="114300" distR="114300" simplePos="0" relativeHeight="251684864" behindDoc="0" locked="0" layoutInCell="1" allowOverlap="1" wp14:anchorId="4FD5C4CC" wp14:editId="2D2E1728">
                <wp:simplePos x="0" y="0"/>
                <wp:positionH relativeFrom="column">
                  <wp:posOffset>3005593</wp:posOffset>
                </wp:positionH>
                <wp:positionV relativeFrom="paragraph">
                  <wp:posOffset>3703016</wp:posOffset>
                </wp:positionV>
                <wp:extent cx="3680736" cy="357284"/>
                <wp:effectExtent l="0" t="0" r="0" b="508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0736" cy="357284"/>
                        </a:xfrm>
                        <a:prstGeom prst="rect">
                          <a:avLst/>
                        </a:prstGeom>
                        <a:noFill/>
                        <a:ln w="9525">
                          <a:noFill/>
                          <a:miter lim="800000"/>
                          <a:headEnd/>
                          <a:tailEnd/>
                        </a:ln>
                      </wps:spPr>
                      <wps:txbx>
                        <w:txbxContent>
                          <w:p w14:paraId="2BA63E0A" w14:textId="179E7241" w:rsidR="00B1460A" w:rsidRPr="001E59ED" w:rsidRDefault="00B1460A" w:rsidP="00B1460A">
                            <w:pPr>
                              <w:jc w:val="right"/>
                              <w:rPr>
                                <w:color w:val="A6A6A6" w:themeColor="background1" w:themeShade="A6"/>
                                <w:sz w:val="10"/>
                                <w:szCs w:val="10"/>
                              </w:rPr>
                            </w:pPr>
                            <w:r w:rsidRPr="001E59ED">
                              <w:rPr>
                                <w:color w:val="A6A6A6" w:themeColor="background1" w:themeShade="A6"/>
                                <w:sz w:val="10"/>
                                <w:szCs w:val="10"/>
                              </w:rPr>
                              <w:t>Image from: https://static.vecteezy.com/system/resources/previews/002/062/633/original/business-candle-stick-graph-chart-of-stock-market-investment-trading-on-white-background-design-bullish-point-trend-of-graph-illustration-vector.jpg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D5C4CC" id="_x0000_s1027" type="#_x0000_t202" style="position:absolute;margin-left:236.65pt;margin-top:291.6pt;width:289.8pt;height:28.1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" filled="f" stroked="f">
                <v:textbox>
                  <w:txbxContent>
                    <w:p w14:paraId="2BA63E0A" w14:textId="179E7241" w:rsidR="00B1460A" w:rsidRPr="001E59ED" w:rsidRDefault="00B1460A" w:rsidP="00B1460A">
                      <w:pPr>
                        <w:jc w:val="right"/>
                        <w:rPr>
                          <w:color w:val="A6A6A6" w:themeColor="background1" w:themeShade="A6"/>
                          <w:sz w:val="10"/>
                          <w:szCs w:val="10"/>
                        </w:rPr>
                      </w:pPr>
                      <w:r w:rsidRPr="001E59ED">
                        <w:rPr>
                          <w:color w:val="A6A6A6" w:themeColor="background1" w:themeShade="A6"/>
                          <w:sz w:val="10"/>
                          <w:szCs w:val="10"/>
                        </w:rPr>
                        <w:t>Image from: https://static.vecteezy.com/system/resources/previews/002/062/633/original/business-candle-stick-graph-chart-of-stock-market-investment-trading-on-white-background-design-bullish-point-trend-of-graph-illustration-vector.jpg</w:t>
                      </w:r>
                    </w:p>
                  </w:txbxContent>
                </v:textbox>
              </v:shape>
            </w:pict>
          </mc:Fallback>
        </mc:AlternateContent>
      </w:r>
      <w:r w:rsidR="00521B8B">
        <w:rPr>
          <w:rFonts w:cs="Arial"/>
          <w:b/>
          <w:bCs/>
          <w:sz w:val="36"/>
          <w:szCs w:val="36"/>
        </w:rPr>
        <w:br w:type="page"/>
      </w:r>
    </w:p>
    <w:p w14:paraId="01D65DFD" w14:textId="0F2C7142" w:rsidR="00964CC0" w:rsidRPr="0048673C" w:rsidRDefault="00964CC0" w:rsidP="00964CC0">
      <w:pPr>
        <w:pBdr>
          <w:bottom w:val="single" w:sz="6" w:space="1" w:color="auto"/>
        </w:pBdr>
        <w:rPr>
          <w:rFonts w:cs="Arial"/>
          <w:b/>
          <w:bCs/>
          <w:sz w:val="36"/>
          <w:szCs w:val="36"/>
        </w:rPr>
      </w:pPr>
      <w:r w:rsidRPr="0048673C">
        <w:rPr>
          <w:rFonts w:cs="Arial"/>
          <w:b/>
          <w:bCs/>
          <w:sz w:val="36"/>
          <w:szCs w:val="36"/>
        </w:rPr>
        <w:lastRenderedPageBreak/>
        <w:t>TABLE OF CONTENTS</w:t>
      </w:r>
    </w:p>
    <w:p w14:paraId="17E0633E" w14:textId="77777777" w:rsidR="00964CC0" w:rsidRDefault="00964CC0" w:rsidP="00964CC0">
      <w:pPr>
        <w:rPr>
          <w:rFonts w:ascii="Adobe Garamond Pro Bold" w:hAnsi="Adobe Garamond Pro Bold"/>
          <w:sz w:val="28"/>
          <w:szCs w:val="28"/>
        </w:rPr>
      </w:pPr>
    </w:p>
    <w:p w14:paraId="55489A64" w14:textId="0ECAA2EA" w:rsidR="00101A77" w:rsidRDefault="00964CC0">
      <w:pPr>
        <w:pStyle w:val="TOC1"/>
        <w:tabs>
          <w:tab w:val="left" w:pos="440"/>
          <w:tab w:val="right" w:leader="dot" w:pos="9016"/>
        </w:tabs>
        <w:rPr>
          <w:rFonts w:asciiTheme="minorHAnsi" w:hAnsiTheme="minorHAnsi"/>
          <w:b w:val="0"/>
          <w:caps w:val="0"/>
          <w:noProof/>
          <w:sz w:val="22"/>
          <w:lang w:eastAsia="zh-CN"/>
        </w:rPr>
      </w:pPr>
      <w:r>
        <w:rPr>
          <w:caps w:val="0"/>
          <w:sz w:val="28"/>
          <w:szCs w:val="28"/>
        </w:rPr>
        <w:fldChar w:fldCharType="begin"/>
      </w:r>
      <w:r>
        <w:rPr>
          <w:caps w:val="0"/>
          <w:sz w:val="28"/>
          <w:szCs w:val="28"/>
        </w:rPr>
        <w:instrText xml:space="preserve"> TOC \h \z \t "Head1,1,Head2,2,Head3,3" </w:instrText>
      </w:r>
      <w:r>
        <w:rPr>
          <w:caps w:val="0"/>
          <w:sz w:val="28"/>
          <w:szCs w:val="28"/>
        </w:rPr>
        <w:fldChar w:fldCharType="separate"/>
      </w:r>
      <w:hyperlink w:anchor="_Toc72882287" w:history="1">
        <w:r w:rsidR="00101A77" w:rsidRPr="00FE5A34">
          <w:rPr>
            <w:rStyle w:val="Hyperlink"/>
            <w:noProof/>
          </w:rPr>
          <w:t>1.</w:t>
        </w:r>
        <w:r w:rsidR="00101A77">
          <w:rPr>
            <w:rFonts w:asciiTheme="minorHAnsi" w:hAnsiTheme="minorHAnsi"/>
            <w:b w:val="0"/>
            <w:caps w:val="0"/>
            <w:noProof/>
            <w:sz w:val="22"/>
            <w:lang w:eastAsia="zh-CN"/>
          </w:rPr>
          <w:tab/>
        </w:r>
        <w:r w:rsidR="00101A77" w:rsidRPr="00FE5A34">
          <w:rPr>
            <w:rStyle w:val="Hyperlink"/>
            <w:noProof/>
          </w:rPr>
          <w:t>Problem Statement</w:t>
        </w:r>
        <w:r w:rsidR="00101A77">
          <w:rPr>
            <w:noProof/>
            <w:webHidden/>
          </w:rPr>
          <w:tab/>
        </w:r>
        <w:r w:rsidR="00101A77">
          <w:rPr>
            <w:noProof/>
            <w:webHidden/>
          </w:rPr>
          <w:fldChar w:fldCharType="begin"/>
        </w:r>
        <w:r w:rsidR="00101A77">
          <w:rPr>
            <w:noProof/>
            <w:webHidden/>
          </w:rPr>
          <w:instrText xml:space="preserve"> PAGEREF _Toc72882287 \h </w:instrText>
        </w:r>
        <w:r w:rsidR="00101A77">
          <w:rPr>
            <w:noProof/>
            <w:webHidden/>
          </w:rPr>
        </w:r>
        <w:r w:rsidR="00101A77">
          <w:rPr>
            <w:noProof/>
            <w:webHidden/>
          </w:rPr>
          <w:fldChar w:fldCharType="separate"/>
        </w:r>
        <w:r w:rsidR="00101A77">
          <w:rPr>
            <w:noProof/>
            <w:webHidden/>
          </w:rPr>
          <w:t>2</w:t>
        </w:r>
        <w:r w:rsidR="00101A77">
          <w:rPr>
            <w:noProof/>
            <w:webHidden/>
          </w:rPr>
          <w:fldChar w:fldCharType="end"/>
        </w:r>
      </w:hyperlink>
    </w:p>
    <w:p w14:paraId="5D57C099" w14:textId="53EC59D9" w:rsidR="00101A77" w:rsidRDefault="00F2277C">
      <w:pPr>
        <w:pStyle w:val="TOC2"/>
        <w:tabs>
          <w:tab w:val="left" w:pos="880"/>
          <w:tab w:val="right" w:leader="dot" w:pos="9016"/>
        </w:tabs>
        <w:rPr>
          <w:rFonts w:asciiTheme="minorHAnsi" w:hAnsiTheme="minorHAnsi"/>
          <w:caps w:val="0"/>
          <w:noProof/>
          <w:lang w:eastAsia="zh-CN"/>
        </w:rPr>
      </w:pPr>
      <w:hyperlink w:anchor="_Toc72882288" w:history="1">
        <w:r w:rsidR="00101A77" w:rsidRPr="00FE5A34">
          <w:rPr>
            <w:rStyle w:val="Hyperlink"/>
            <w:noProof/>
            <w14:scene3d>
              <w14:camera w14:prst="orthographicFront"/>
              <w14:lightRig w14:rig="threePt" w14:dir="t">
                <w14:rot w14:lat="0" w14:lon="0" w14:rev="0"/>
              </w14:lightRig>
            </w14:scene3d>
          </w:rPr>
          <w:t>1.1.</w:t>
        </w:r>
        <w:r w:rsidR="00101A77">
          <w:rPr>
            <w:rFonts w:asciiTheme="minorHAnsi" w:hAnsiTheme="minorHAnsi"/>
            <w:caps w:val="0"/>
            <w:noProof/>
            <w:lang w:eastAsia="zh-CN"/>
          </w:rPr>
          <w:tab/>
        </w:r>
        <w:r w:rsidR="00101A77" w:rsidRPr="00FE5A34">
          <w:rPr>
            <w:rStyle w:val="Hyperlink"/>
            <w:noProof/>
          </w:rPr>
          <w:t>PRoblem description</w:t>
        </w:r>
        <w:r w:rsidR="00101A77">
          <w:rPr>
            <w:noProof/>
            <w:webHidden/>
          </w:rPr>
          <w:tab/>
        </w:r>
        <w:r w:rsidR="00101A77">
          <w:rPr>
            <w:noProof/>
            <w:webHidden/>
          </w:rPr>
          <w:fldChar w:fldCharType="begin"/>
        </w:r>
        <w:r w:rsidR="00101A77">
          <w:rPr>
            <w:noProof/>
            <w:webHidden/>
          </w:rPr>
          <w:instrText xml:space="preserve"> PAGEREF _Toc72882288 \h </w:instrText>
        </w:r>
        <w:r w:rsidR="00101A77">
          <w:rPr>
            <w:noProof/>
            <w:webHidden/>
          </w:rPr>
        </w:r>
        <w:r w:rsidR="00101A77">
          <w:rPr>
            <w:noProof/>
            <w:webHidden/>
          </w:rPr>
          <w:fldChar w:fldCharType="separate"/>
        </w:r>
        <w:r w:rsidR="00101A77">
          <w:rPr>
            <w:noProof/>
            <w:webHidden/>
          </w:rPr>
          <w:t>2</w:t>
        </w:r>
        <w:r w:rsidR="00101A77">
          <w:rPr>
            <w:noProof/>
            <w:webHidden/>
          </w:rPr>
          <w:fldChar w:fldCharType="end"/>
        </w:r>
      </w:hyperlink>
    </w:p>
    <w:p w14:paraId="0A84985C" w14:textId="6CECBFC4" w:rsidR="00101A77" w:rsidRDefault="00F2277C">
      <w:pPr>
        <w:pStyle w:val="TOC2"/>
        <w:tabs>
          <w:tab w:val="left" w:pos="880"/>
          <w:tab w:val="right" w:leader="dot" w:pos="9016"/>
        </w:tabs>
        <w:rPr>
          <w:rFonts w:asciiTheme="minorHAnsi" w:hAnsiTheme="minorHAnsi"/>
          <w:caps w:val="0"/>
          <w:noProof/>
          <w:lang w:eastAsia="zh-CN"/>
        </w:rPr>
      </w:pPr>
      <w:hyperlink w:anchor="_Toc72882289" w:history="1">
        <w:r w:rsidR="00101A77" w:rsidRPr="00FE5A34">
          <w:rPr>
            <w:rStyle w:val="Hyperlink"/>
            <w:noProof/>
            <w14:scene3d>
              <w14:camera w14:prst="orthographicFront"/>
              <w14:lightRig w14:rig="threePt" w14:dir="t">
                <w14:rot w14:lat="0" w14:lon="0" w14:rev="0"/>
              </w14:lightRig>
            </w14:scene3d>
          </w:rPr>
          <w:t>1.2.</w:t>
        </w:r>
        <w:r w:rsidR="00101A77">
          <w:rPr>
            <w:rFonts w:asciiTheme="minorHAnsi" w:hAnsiTheme="minorHAnsi"/>
            <w:caps w:val="0"/>
            <w:noProof/>
            <w:lang w:eastAsia="zh-CN"/>
          </w:rPr>
          <w:tab/>
        </w:r>
        <w:r w:rsidR="00101A77" w:rsidRPr="00FE5A34">
          <w:rPr>
            <w:rStyle w:val="Hyperlink"/>
            <w:noProof/>
          </w:rPr>
          <w:t>approach to solution</w:t>
        </w:r>
        <w:r w:rsidR="00101A77">
          <w:rPr>
            <w:noProof/>
            <w:webHidden/>
          </w:rPr>
          <w:tab/>
        </w:r>
        <w:r w:rsidR="00101A77">
          <w:rPr>
            <w:noProof/>
            <w:webHidden/>
          </w:rPr>
          <w:fldChar w:fldCharType="begin"/>
        </w:r>
        <w:r w:rsidR="00101A77">
          <w:rPr>
            <w:noProof/>
            <w:webHidden/>
          </w:rPr>
          <w:instrText xml:space="preserve"> PAGEREF _Toc72882289 \h </w:instrText>
        </w:r>
        <w:r w:rsidR="00101A77">
          <w:rPr>
            <w:noProof/>
            <w:webHidden/>
          </w:rPr>
        </w:r>
        <w:r w:rsidR="00101A77">
          <w:rPr>
            <w:noProof/>
            <w:webHidden/>
          </w:rPr>
          <w:fldChar w:fldCharType="separate"/>
        </w:r>
        <w:r w:rsidR="00101A77">
          <w:rPr>
            <w:noProof/>
            <w:webHidden/>
          </w:rPr>
          <w:t>3</w:t>
        </w:r>
        <w:r w:rsidR="00101A77">
          <w:rPr>
            <w:noProof/>
            <w:webHidden/>
          </w:rPr>
          <w:fldChar w:fldCharType="end"/>
        </w:r>
      </w:hyperlink>
    </w:p>
    <w:p w14:paraId="1BD5AEAE" w14:textId="6E88C9CD" w:rsidR="00101A77" w:rsidRDefault="00F2277C">
      <w:pPr>
        <w:pStyle w:val="TOC1"/>
        <w:tabs>
          <w:tab w:val="left" w:pos="440"/>
          <w:tab w:val="right" w:leader="dot" w:pos="9016"/>
        </w:tabs>
        <w:rPr>
          <w:rFonts w:asciiTheme="minorHAnsi" w:hAnsiTheme="minorHAnsi"/>
          <w:b w:val="0"/>
          <w:caps w:val="0"/>
          <w:noProof/>
          <w:sz w:val="22"/>
          <w:lang w:eastAsia="zh-CN"/>
        </w:rPr>
      </w:pPr>
      <w:hyperlink w:anchor="_Toc72882290" w:history="1">
        <w:r w:rsidR="00101A77" w:rsidRPr="00FE5A34">
          <w:rPr>
            <w:rStyle w:val="Hyperlink"/>
            <w:noProof/>
          </w:rPr>
          <w:t>2.</w:t>
        </w:r>
        <w:r w:rsidR="00101A77">
          <w:rPr>
            <w:rFonts w:asciiTheme="minorHAnsi" w:hAnsiTheme="minorHAnsi"/>
            <w:b w:val="0"/>
            <w:caps w:val="0"/>
            <w:noProof/>
            <w:sz w:val="22"/>
            <w:lang w:eastAsia="zh-CN"/>
          </w:rPr>
          <w:tab/>
        </w:r>
        <w:r w:rsidR="00101A77" w:rsidRPr="00FE5A34">
          <w:rPr>
            <w:rStyle w:val="Hyperlink"/>
            <w:noProof/>
          </w:rPr>
          <w:t>model overview and implementation</w:t>
        </w:r>
        <w:r w:rsidR="00101A77">
          <w:rPr>
            <w:noProof/>
            <w:webHidden/>
          </w:rPr>
          <w:tab/>
        </w:r>
        <w:r w:rsidR="00101A77">
          <w:rPr>
            <w:noProof/>
            <w:webHidden/>
          </w:rPr>
          <w:fldChar w:fldCharType="begin"/>
        </w:r>
        <w:r w:rsidR="00101A77">
          <w:rPr>
            <w:noProof/>
            <w:webHidden/>
          </w:rPr>
          <w:instrText xml:space="preserve"> PAGEREF _Toc72882290 \h </w:instrText>
        </w:r>
        <w:r w:rsidR="00101A77">
          <w:rPr>
            <w:noProof/>
            <w:webHidden/>
          </w:rPr>
        </w:r>
        <w:r w:rsidR="00101A77">
          <w:rPr>
            <w:noProof/>
            <w:webHidden/>
          </w:rPr>
          <w:fldChar w:fldCharType="separate"/>
        </w:r>
        <w:r w:rsidR="00101A77">
          <w:rPr>
            <w:noProof/>
            <w:webHidden/>
          </w:rPr>
          <w:t>4</w:t>
        </w:r>
        <w:r w:rsidR="00101A77">
          <w:rPr>
            <w:noProof/>
            <w:webHidden/>
          </w:rPr>
          <w:fldChar w:fldCharType="end"/>
        </w:r>
      </w:hyperlink>
    </w:p>
    <w:p w14:paraId="6F9B17F5" w14:textId="5B66C5A2" w:rsidR="00101A77" w:rsidRDefault="00F2277C">
      <w:pPr>
        <w:pStyle w:val="TOC2"/>
        <w:tabs>
          <w:tab w:val="left" w:pos="880"/>
          <w:tab w:val="right" w:leader="dot" w:pos="9016"/>
        </w:tabs>
        <w:rPr>
          <w:rFonts w:asciiTheme="minorHAnsi" w:hAnsiTheme="minorHAnsi"/>
          <w:caps w:val="0"/>
          <w:noProof/>
          <w:lang w:eastAsia="zh-CN"/>
        </w:rPr>
      </w:pPr>
      <w:hyperlink w:anchor="_Toc72882291" w:history="1">
        <w:r w:rsidR="00101A77" w:rsidRPr="00FE5A34">
          <w:rPr>
            <w:rStyle w:val="Hyperlink"/>
            <w:noProof/>
            <w14:scene3d>
              <w14:camera w14:prst="orthographicFront"/>
              <w14:lightRig w14:rig="threePt" w14:dir="t">
                <w14:rot w14:lat="0" w14:lon="0" w14:rev="0"/>
              </w14:lightRig>
            </w14:scene3d>
          </w:rPr>
          <w:t>2.1.</w:t>
        </w:r>
        <w:r w:rsidR="00101A77">
          <w:rPr>
            <w:rFonts w:asciiTheme="minorHAnsi" w:hAnsiTheme="minorHAnsi"/>
            <w:caps w:val="0"/>
            <w:noProof/>
            <w:lang w:eastAsia="zh-CN"/>
          </w:rPr>
          <w:tab/>
        </w:r>
        <w:r w:rsidR="00101A77" w:rsidRPr="00FE5A34">
          <w:rPr>
            <w:rStyle w:val="Hyperlink"/>
            <w:noProof/>
          </w:rPr>
          <w:t>state</w:t>
        </w:r>
        <w:r w:rsidR="00101A77">
          <w:rPr>
            <w:noProof/>
            <w:webHidden/>
          </w:rPr>
          <w:tab/>
        </w:r>
        <w:r w:rsidR="00101A77">
          <w:rPr>
            <w:noProof/>
            <w:webHidden/>
          </w:rPr>
          <w:fldChar w:fldCharType="begin"/>
        </w:r>
        <w:r w:rsidR="00101A77">
          <w:rPr>
            <w:noProof/>
            <w:webHidden/>
          </w:rPr>
          <w:instrText xml:space="preserve"> PAGEREF _Toc72882291 \h </w:instrText>
        </w:r>
        <w:r w:rsidR="00101A77">
          <w:rPr>
            <w:noProof/>
            <w:webHidden/>
          </w:rPr>
        </w:r>
        <w:r w:rsidR="00101A77">
          <w:rPr>
            <w:noProof/>
            <w:webHidden/>
          </w:rPr>
          <w:fldChar w:fldCharType="separate"/>
        </w:r>
        <w:r w:rsidR="00101A77">
          <w:rPr>
            <w:noProof/>
            <w:webHidden/>
          </w:rPr>
          <w:t>4</w:t>
        </w:r>
        <w:r w:rsidR="00101A77">
          <w:rPr>
            <w:noProof/>
            <w:webHidden/>
          </w:rPr>
          <w:fldChar w:fldCharType="end"/>
        </w:r>
      </w:hyperlink>
    </w:p>
    <w:p w14:paraId="2BF30E89" w14:textId="7A82621B" w:rsidR="00101A77" w:rsidRDefault="00F2277C">
      <w:pPr>
        <w:pStyle w:val="TOC2"/>
        <w:tabs>
          <w:tab w:val="left" w:pos="880"/>
          <w:tab w:val="right" w:leader="dot" w:pos="9016"/>
        </w:tabs>
        <w:rPr>
          <w:rFonts w:asciiTheme="minorHAnsi" w:hAnsiTheme="minorHAnsi"/>
          <w:caps w:val="0"/>
          <w:noProof/>
          <w:lang w:eastAsia="zh-CN"/>
        </w:rPr>
      </w:pPr>
      <w:hyperlink w:anchor="_Toc72882292" w:history="1">
        <w:r w:rsidR="00101A77" w:rsidRPr="00FE5A34">
          <w:rPr>
            <w:rStyle w:val="Hyperlink"/>
            <w:noProof/>
            <w14:scene3d>
              <w14:camera w14:prst="orthographicFront"/>
              <w14:lightRig w14:rig="threePt" w14:dir="t">
                <w14:rot w14:lat="0" w14:lon="0" w14:rev="0"/>
              </w14:lightRig>
            </w14:scene3d>
          </w:rPr>
          <w:t>2.2.</w:t>
        </w:r>
        <w:r w:rsidR="00101A77">
          <w:rPr>
            <w:rFonts w:asciiTheme="minorHAnsi" w:hAnsiTheme="minorHAnsi"/>
            <w:caps w:val="0"/>
            <w:noProof/>
            <w:lang w:eastAsia="zh-CN"/>
          </w:rPr>
          <w:tab/>
        </w:r>
        <w:r w:rsidR="00101A77" w:rsidRPr="00FE5A34">
          <w:rPr>
            <w:rStyle w:val="Hyperlink"/>
            <w:noProof/>
          </w:rPr>
          <w:t>ACTIONS</w:t>
        </w:r>
        <w:r w:rsidR="00101A77">
          <w:rPr>
            <w:noProof/>
            <w:webHidden/>
          </w:rPr>
          <w:tab/>
        </w:r>
        <w:r w:rsidR="00101A77">
          <w:rPr>
            <w:noProof/>
            <w:webHidden/>
          </w:rPr>
          <w:fldChar w:fldCharType="begin"/>
        </w:r>
        <w:r w:rsidR="00101A77">
          <w:rPr>
            <w:noProof/>
            <w:webHidden/>
          </w:rPr>
          <w:instrText xml:space="preserve"> PAGEREF _Toc72882292 \h </w:instrText>
        </w:r>
        <w:r w:rsidR="00101A77">
          <w:rPr>
            <w:noProof/>
            <w:webHidden/>
          </w:rPr>
        </w:r>
        <w:r w:rsidR="00101A77">
          <w:rPr>
            <w:noProof/>
            <w:webHidden/>
          </w:rPr>
          <w:fldChar w:fldCharType="separate"/>
        </w:r>
        <w:r w:rsidR="00101A77">
          <w:rPr>
            <w:noProof/>
            <w:webHidden/>
          </w:rPr>
          <w:t>4</w:t>
        </w:r>
        <w:r w:rsidR="00101A77">
          <w:rPr>
            <w:noProof/>
            <w:webHidden/>
          </w:rPr>
          <w:fldChar w:fldCharType="end"/>
        </w:r>
      </w:hyperlink>
    </w:p>
    <w:p w14:paraId="2681736A" w14:textId="40A5EA38" w:rsidR="00101A77" w:rsidRDefault="00F2277C">
      <w:pPr>
        <w:pStyle w:val="TOC2"/>
        <w:tabs>
          <w:tab w:val="left" w:pos="880"/>
          <w:tab w:val="right" w:leader="dot" w:pos="9016"/>
        </w:tabs>
        <w:rPr>
          <w:rFonts w:asciiTheme="minorHAnsi" w:hAnsiTheme="minorHAnsi"/>
          <w:caps w:val="0"/>
          <w:noProof/>
          <w:lang w:eastAsia="zh-CN"/>
        </w:rPr>
      </w:pPr>
      <w:hyperlink w:anchor="_Toc72882293" w:history="1">
        <w:r w:rsidR="00101A77" w:rsidRPr="00FE5A34">
          <w:rPr>
            <w:rStyle w:val="Hyperlink"/>
            <w:noProof/>
            <w14:scene3d>
              <w14:camera w14:prst="orthographicFront"/>
              <w14:lightRig w14:rig="threePt" w14:dir="t">
                <w14:rot w14:lat="0" w14:lon="0" w14:rev="0"/>
              </w14:lightRig>
            </w14:scene3d>
          </w:rPr>
          <w:t>2.3.</w:t>
        </w:r>
        <w:r w:rsidR="00101A77">
          <w:rPr>
            <w:rFonts w:asciiTheme="minorHAnsi" w:hAnsiTheme="minorHAnsi"/>
            <w:caps w:val="0"/>
            <w:noProof/>
            <w:lang w:eastAsia="zh-CN"/>
          </w:rPr>
          <w:tab/>
        </w:r>
        <w:r w:rsidR="00101A77" w:rsidRPr="00FE5A34">
          <w:rPr>
            <w:rStyle w:val="Hyperlink"/>
            <w:noProof/>
          </w:rPr>
          <w:t>REWARDS</w:t>
        </w:r>
        <w:r w:rsidR="00101A77">
          <w:rPr>
            <w:noProof/>
            <w:webHidden/>
          </w:rPr>
          <w:tab/>
        </w:r>
        <w:r w:rsidR="00101A77">
          <w:rPr>
            <w:noProof/>
            <w:webHidden/>
          </w:rPr>
          <w:fldChar w:fldCharType="begin"/>
        </w:r>
        <w:r w:rsidR="00101A77">
          <w:rPr>
            <w:noProof/>
            <w:webHidden/>
          </w:rPr>
          <w:instrText xml:space="preserve"> PAGEREF _Toc72882293 \h </w:instrText>
        </w:r>
        <w:r w:rsidR="00101A77">
          <w:rPr>
            <w:noProof/>
            <w:webHidden/>
          </w:rPr>
        </w:r>
        <w:r w:rsidR="00101A77">
          <w:rPr>
            <w:noProof/>
            <w:webHidden/>
          </w:rPr>
          <w:fldChar w:fldCharType="separate"/>
        </w:r>
        <w:r w:rsidR="00101A77">
          <w:rPr>
            <w:noProof/>
            <w:webHidden/>
          </w:rPr>
          <w:t>5</w:t>
        </w:r>
        <w:r w:rsidR="00101A77">
          <w:rPr>
            <w:noProof/>
            <w:webHidden/>
          </w:rPr>
          <w:fldChar w:fldCharType="end"/>
        </w:r>
      </w:hyperlink>
    </w:p>
    <w:p w14:paraId="4F357496" w14:textId="154D75EF" w:rsidR="00101A77" w:rsidRDefault="00F2277C">
      <w:pPr>
        <w:pStyle w:val="TOC2"/>
        <w:tabs>
          <w:tab w:val="left" w:pos="880"/>
          <w:tab w:val="right" w:leader="dot" w:pos="9016"/>
        </w:tabs>
        <w:rPr>
          <w:rFonts w:asciiTheme="minorHAnsi" w:hAnsiTheme="minorHAnsi"/>
          <w:caps w:val="0"/>
          <w:noProof/>
          <w:lang w:eastAsia="zh-CN"/>
        </w:rPr>
      </w:pPr>
      <w:hyperlink w:anchor="_Toc72882294" w:history="1">
        <w:r w:rsidR="00101A77" w:rsidRPr="00FE5A34">
          <w:rPr>
            <w:rStyle w:val="Hyperlink"/>
            <w:noProof/>
            <w14:scene3d>
              <w14:camera w14:prst="orthographicFront"/>
              <w14:lightRig w14:rig="threePt" w14:dir="t">
                <w14:rot w14:lat="0" w14:lon="0" w14:rev="0"/>
              </w14:lightRig>
            </w14:scene3d>
          </w:rPr>
          <w:t>2.4.</w:t>
        </w:r>
        <w:r w:rsidR="00101A77">
          <w:rPr>
            <w:rFonts w:asciiTheme="minorHAnsi" w:hAnsiTheme="minorHAnsi"/>
            <w:caps w:val="0"/>
            <w:noProof/>
            <w:lang w:eastAsia="zh-CN"/>
          </w:rPr>
          <w:tab/>
        </w:r>
        <w:r w:rsidR="00101A77" w:rsidRPr="00FE5A34">
          <w:rPr>
            <w:rStyle w:val="Hyperlink"/>
            <w:noProof/>
          </w:rPr>
          <w:t>Iterative improvements</w:t>
        </w:r>
        <w:r w:rsidR="00101A77">
          <w:rPr>
            <w:noProof/>
            <w:webHidden/>
          </w:rPr>
          <w:tab/>
        </w:r>
        <w:r w:rsidR="00101A77">
          <w:rPr>
            <w:noProof/>
            <w:webHidden/>
          </w:rPr>
          <w:fldChar w:fldCharType="begin"/>
        </w:r>
        <w:r w:rsidR="00101A77">
          <w:rPr>
            <w:noProof/>
            <w:webHidden/>
          </w:rPr>
          <w:instrText xml:space="preserve"> PAGEREF _Toc72882294 \h </w:instrText>
        </w:r>
        <w:r w:rsidR="00101A77">
          <w:rPr>
            <w:noProof/>
            <w:webHidden/>
          </w:rPr>
        </w:r>
        <w:r w:rsidR="00101A77">
          <w:rPr>
            <w:noProof/>
            <w:webHidden/>
          </w:rPr>
          <w:fldChar w:fldCharType="separate"/>
        </w:r>
        <w:r w:rsidR="00101A77">
          <w:rPr>
            <w:noProof/>
            <w:webHidden/>
          </w:rPr>
          <w:t>6</w:t>
        </w:r>
        <w:r w:rsidR="00101A77">
          <w:rPr>
            <w:noProof/>
            <w:webHidden/>
          </w:rPr>
          <w:fldChar w:fldCharType="end"/>
        </w:r>
      </w:hyperlink>
    </w:p>
    <w:p w14:paraId="50C6787B" w14:textId="05E40428" w:rsidR="00101A77" w:rsidRDefault="00F2277C">
      <w:pPr>
        <w:pStyle w:val="TOC3"/>
        <w:tabs>
          <w:tab w:val="left" w:pos="1320"/>
          <w:tab w:val="right" w:leader="dot" w:pos="9016"/>
        </w:tabs>
        <w:rPr>
          <w:rFonts w:asciiTheme="minorHAnsi" w:hAnsiTheme="minorHAnsi"/>
          <w:caps w:val="0"/>
          <w:noProof/>
          <w:sz w:val="22"/>
          <w:lang w:eastAsia="zh-CN"/>
        </w:rPr>
      </w:pPr>
      <w:hyperlink w:anchor="_Toc72882295" w:history="1">
        <w:r w:rsidR="00101A77" w:rsidRPr="00FE5A34">
          <w:rPr>
            <w:rStyle w:val="Hyperlink"/>
            <w:bCs/>
            <w:noProof/>
          </w:rPr>
          <w:t>2.4.1.</w:t>
        </w:r>
        <w:r w:rsidR="00101A77">
          <w:rPr>
            <w:rFonts w:asciiTheme="minorHAnsi" w:hAnsiTheme="minorHAnsi"/>
            <w:caps w:val="0"/>
            <w:noProof/>
            <w:sz w:val="22"/>
            <w:lang w:eastAsia="zh-CN"/>
          </w:rPr>
          <w:tab/>
        </w:r>
        <w:r w:rsidR="00101A77" w:rsidRPr="00FE5A34">
          <w:rPr>
            <w:rStyle w:val="Hyperlink"/>
            <w:noProof/>
          </w:rPr>
          <w:t>phase 1 - Improved base model</w:t>
        </w:r>
        <w:r w:rsidR="00101A77">
          <w:rPr>
            <w:noProof/>
            <w:webHidden/>
          </w:rPr>
          <w:tab/>
        </w:r>
        <w:r w:rsidR="00101A77">
          <w:rPr>
            <w:noProof/>
            <w:webHidden/>
          </w:rPr>
          <w:fldChar w:fldCharType="begin"/>
        </w:r>
        <w:r w:rsidR="00101A77">
          <w:rPr>
            <w:noProof/>
            <w:webHidden/>
          </w:rPr>
          <w:instrText xml:space="preserve"> PAGEREF _Toc72882295 \h </w:instrText>
        </w:r>
        <w:r w:rsidR="00101A77">
          <w:rPr>
            <w:noProof/>
            <w:webHidden/>
          </w:rPr>
        </w:r>
        <w:r w:rsidR="00101A77">
          <w:rPr>
            <w:noProof/>
            <w:webHidden/>
          </w:rPr>
          <w:fldChar w:fldCharType="separate"/>
        </w:r>
        <w:r w:rsidR="00101A77">
          <w:rPr>
            <w:noProof/>
            <w:webHidden/>
          </w:rPr>
          <w:t>6</w:t>
        </w:r>
        <w:r w:rsidR="00101A77">
          <w:rPr>
            <w:noProof/>
            <w:webHidden/>
          </w:rPr>
          <w:fldChar w:fldCharType="end"/>
        </w:r>
      </w:hyperlink>
    </w:p>
    <w:p w14:paraId="6908E64A" w14:textId="263848BA" w:rsidR="00101A77" w:rsidRDefault="00F2277C">
      <w:pPr>
        <w:pStyle w:val="TOC3"/>
        <w:tabs>
          <w:tab w:val="left" w:pos="1320"/>
          <w:tab w:val="right" w:leader="dot" w:pos="9016"/>
        </w:tabs>
        <w:rPr>
          <w:rFonts w:asciiTheme="minorHAnsi" w:hAnsiTheme="minorHAnsi"/>
          <w:caps w:val="0"/>
          <w:noProof/>
          <w:sz w:val="22"/>
          <w:lang w:eastAsia="zh-CN"/>
        </w:rPr>
      </w:pPr>
      <w:hyperlink w:anchor="_Toc72882296" w:history="1">
        <w:r w:rsidR="00101A77" w:rsidRPr="00FE5A34">
          <w:rPr>
            <w:rStyle w:val="Hyperlink"/>
            <w:bCs/>
            <w:noProof/>
          </w:rPr>
          <w:t>2.4.2.</w:t>
        </w:r>
        <w:r w:rsidR="00101A77">
          <w:rPr>
            <w:rFonts w:asciiTheme="minorHAnsi" w:hAnsiTheme="minorHAnsi"/>
            <w:caps w:val="0"/>
            <w:noProof/>
            <w:sz w:val="22"/>
            <w:lang w:eastAsia="zh-CN"/>
          </w:rPr>
          <w:tab/>
        </w:r>
        <w:r w:rsidR="00101A77" w:rsidRPr="00FE5A34">
          <w:rPr>
            <w:rStyle w:val="Hyperlink"/>
            <w:noProof/>
          </w:rPr>
          <w:t>Phase 2 – Adding technical analysis</w:t>
        </w:r>
        <w:r w:rsidR="00101A77">
          <w:rPr>
            <w:noProof/>
            <w:webHidden/>
          </w:rPr>
          <w:tab/>
        </w:r>
        <w:r w:rsidR="00101A77">
          <w:rPr>
            <w:noProof/>
            <w:webHidden/>
          </w:rPr>
          <w:fldChar w:fldCharType="begin"/>
        </w:r>
        <w:r w:rsidR="00101A77">
          <w:rPr>
            <w:noProof/>
            <w:webHidden/>
          </w:rPr>
          <w:instrText xml:space="preserve"> PAGEREF _Toc72882296 \h </w:instrText>
        </w:r>
        <w:r w:rsidR="00101A77">
          <w:rPr>
            <w:noProof/>
            <w:webHidden/>
          </w:rPr>
        </w:r>
        <w:r w:rsidR="00101A77">
          <w:rPr>
            <w:noProof/>
            <w:webHidden/>
          </w:rPr>
          <w:fldChar w:fldCharType="separate"/>
        </w:r>
        <w:r w:rsidR="00101A77">
          <w:rPr>
            <w:noProof/>
            <w:webHidden/>
          </w:rPr>
          <w:t>6</w:t>
        </w:r>
        <w:r w:rsidR="00101A77">
          <w:rPr>
            <w:noProof/>
            <w:webHidden/>
          </w:rPr>
          <w:fldChar w:fldCharType="end"/>
        </w:r>
      </w:hyperlink>
    </w:p>
    <w:p w14:paraId="15779C65" w14:textId="0635226A" w:rsidR="00101A77" w:rsidRDefault="00F2277C">
      <w:pPr>
        <w:pStyle w:val="TOC3"/>
        <w:tabs>
          <w:tab w:val="left" w:pos="1320"/>
          <w:tab w:val="right" w:leader="dot" w:pos="9016"/>
        </w:tabs>
        <w:rPr>
          <w:rFonts w:asciiTheme="minorHAnsi" w:hAnsiTheme="minorHAnsi"/>
          <w:caps w:val="0"/>
          <w:noProof/>
          <w:sz w:val="22"/>
          <w:lang w:eastAsia="zh-CN"/>
        </w:rPr>
      </w:pPr>
      <w:hyperlink w:anchor="_Toc72882297" w:history="1">
        <w:r w:rsidR="00101A77" w:rsidRPr="00FE5A34">
          <w:rPr>
            <w:rStyle w:val="Hyperlink"/>
            <w:bCs/>
            <w:noProof/>
          </w:rPr>
          <w:t>2.4.3.</w:t>
        </w:r>
        <w:r w:rsidR="00101A77">
          <w:rPr>
            <w:rFonts w:asciiTheme="minorHAnsi" w:hAnsiTheme="minorHAnsi"/>
            <w:caps w:val="0"/>
            <w:noProof/>
            <w:sz w:val="22"/>
            <w:lang w:eastAsia="zh-CN"/>
          </w:rPr>
          <w:tab/>
        </w:r>
        <w:r w:rsidR="00101A77" w:rsidRPr="00FE5A34">
          <w:rPr>
            <w:rStyle w:val="Hyperlink"/>
            <w:noProof/>
          </w:rPr>
          <w:t>phase 3 – adding transaction and holding cost</w:t>
        </w:r>
        <w:r w:rsidR="00101A77">
          <w:rPr>
            <w:noProof/>
            <w:webHidden/>
          </w:rPr>
          <w:tab/>
        </w:r>
        <w:r w:rsidR="00101A77">
          <w:rPr>
            <w:noProof/>
            <w:webHidden/>
          </w:rPr>
          <w:fldChar w:fldCharType="begin"/>
        </w:r>
        <w:r w:rsidR="00101A77">
          <w:rPr>
            <w:noProof/>
            <w:webHidden/>
          </w:rPr>
          <w:instrText xml:space="preserve"> PAGEREF _Toc72882297 \h </w:instrText>
        </w:r>
        <w:r w:rsidR="00101A77">
          <w:rPr>
            <w:noProof/>
            <w:webHidden/>
          </w:rPr>
        </w:r>
        <w:r w:rsidR="00101A77">
          <w:rPr>
            <w:noProof/>
            <w:webHidden/>
          </w:rPr>
          <w:fldChar w:fldCharType="separate"/>
        </w:r>
        <w:r w:rsidR="00101A77">
          <w:rPr>
            <w:noProof/>
            <w:webHidden/>
          </w:rPr>
          <w:t>6</w:t>
        </w:r>
        <w:r w:rsidR="00101A77">
          <w:rPr>
            <w:noProof/>
            <w:webHidden/>
          </w:rPr>
          <w:fldChar w:fldCharType="end"/>
        </w:r>
      </w:hyperlink>
    </w:p>
    <w:p w14:paraId="28B79DAB" w14:textId="313038AF" w:rsidR="00101A77" w:rsidRDefault="00F2277C">
      <w:pPr>
        <w:pStyle w:val="TOC1"/>
        <w:tabs>
          <w:tab w:val="left" w:pos="440"/>
          <w:tab w:val="right" w:leader="dot" w:pos="9016"/>
        </w:tabs>
        <w:rPr>
          <w:rFonts w:asciiTheme="minorHAnsi" w:hAnsiTheme="minorHAnsi"/>
          <w:b w:val="0"/>
          <w:caps w:val="0"/>
          <w:noProof/>
          <w:sz w:val="22"/>
          <w:lang w:eastAsia="zh-CN"/>
        </w:rPr>
      </w:pPr>
      <w:hyperlink w:anchor="_Toc72882298" w:history="1">
        <w:r w:rsidR="00101A77" w:rsidRPr="00FE5A34">
          <w:rPr>
            <w:rStyle w:val="Hyperlink"/>
            <w:noProof/>
          </w:rPr>
          <w:t>3.</w:t>
        </w:r>
        <w:r w:rsidR="00101A77">
          <w:rPr>
            <w:rFonts w:asciiTheme="minorHAnsi" w:hAnsiTheme="minorHAnsi"/>
            <w:b w:val="0"/>
            <w:caps w:val="0"/>
            <w:noProof/>
            <w:sz w:val="22"/>
            <w:lang w:eastAsia="zh-CN"/>
          </w:rPr>
          <w:tab/>
        </w:r>
        <w:r w:rsidR="00101A77" w:rsidRPr="00FE5A34">
          <w:rPr>
            <w:rStyle w:val="Hyperlink"/>
            <w:noProof/>
          </w:rPr>
          <w:t>model evaluation</w:t>
        </w:r>
        <w:r w:rsidR="00101A77">
          <w:rPr>
            <w:noProof/>
            <w:webHidden/>
          </w:rPr>
          <w:tab/>
        </w:r>
        <w:r w:rsidR="00101A77">
          <w:rPr>
            <w:noProof/>
            <w:webHidden/>
          </w:rPr>
          <w:fldChar w:fldCharType="begin"/>
        </w:r>
        <w:r w:rsidR="00101A77">
          <w:rPr>
            <w:noProof/>
            <w:webHidden/>
          </w:rPr>
          <w:instrText xml:space="preserve"> PAGEREF _Toc72882298 \h </w:instrText>
        </w:r>
        <w:r w:rsidR="00101A77">
          <w:rPr>
            <w:noProof/>
            <w:webHidden/>
          </w:rPr>
        </w:r>
        <w:r w:rsidR="00101A77">
          <w:rPr>
            <w:noProof/>
            <w:webHidden/>
          </w:rPr>
          <w:fldChar w:fldCharType="separate"/>
        </w:r>
        <w:r w:rsidR="00101A77">
          <w:rPr>
            <w:noProof/>
            <w:webHidden/>
          </w:rPr>
          <w:t>7</w:t>
        </w:r>
        <w:r w:rsidR="00101A77">
          <w:rPr>
            <w:noProof/>
            <w:webHidden/>
          </w:rPr>
          <w:fldChar w:fldCharType="end"/>
        </w:r>
      </w:hyperlink>
    </w:p>
    <w:p w14:paraId="27286DD5" w14:textId="58657522" w:rsidR="00101A77" w:rsidRDefault="00F2277C">
      <w:pPr>
        <w:pStyle w:val="TOC2"/>
        <w:tabs>
          <w:tab w:val="left" w:pos="880"/>
          <w:tab w:val="right" w:leader="dot" w:pos="9016"/>
        </w:tabs>
        <w:rPr>
          <w:rFonts w:asciiTheme="minorHAnsi" w:hAnsiTheme="minorHAnsi"/>
          <w:caps w:val="0"/>
          <w:noProof/>
          <w:lang w:eastAsia="zh-CN"/>
        </w:rPr>
      </w:pPr>
      <w:hyperlink w:anchor="_Toc72882299" w:history="1">
        <w:r w:rsidR="00101A77" w:rsidRPr="00FE5A34">
          <w:rPr>
            <w:rStyle w:val="Hyperlink"/>
            <w:noProof/>
            <w14:scene3d>
              <w14:camera w14:prst="orthographicFront"/>
              <w14:lightRig w14:rig="threePt" w14:dir="t">
                <w14:rot w14:lat="0" w14:lon="0" w14:rev="0"/>
              </w14:lightRig>
            </w14:scene3d>
          </w:rPr>
          <w:t>3.1.</w:t>
        </w:r>
        <w:r w:rsidR="00101A77">
          <w:rPr>
            <w:rFonts w:asciiTheme="minorHAnsi" w:hAnsiTheme="minorHAnsi"/>
            <w:caps w:val="0"/>
            <w:noProof/>
            <w:lang w:eastAsia="zh-CN"/>
          </w:rPr>
          <w:tab/>
        </w:r>
        <w:r w:rsidR="00101A77" w:rsidRPr="00FE5A34">
          <w:rPr>
            <w:rStyle w:val="Hyperlink"/>
            <w:noProof/>
          </w:rPr>
          <w:t>Metrics used for evaluation</w:t>
        </w:r>
        <w:r w:rsidR="00101A77">
          <w:rPr>
            <w:noProof/>
            <w:webHidden/>
          </w:rPr>
          <w:tab/>
        </w:r>
        <w:r w:rsidR="00101A77">
          <w:rPr>
            <w:noProof/>
            <w:webHidden/>
          </w:rPr>
          <w:fldChar w:fldCharType="begin"/>
        </w:r>
        <w:r w:rsidR="00101A77">
          <w:rPr>
            <w:noProof/>
            <w:webHidden/>
          </w:rPr>
          <w:instrText xml:space="preserve"> PAGEREF _Toc72882299 \h </w:instrText>
        </w:r>
        <w:r w:rsidR="00101A77">
          <w:rPr>
            <w:noProof/>
            <w:webHidden/>
          </w:rPr>
        </w:r>
        <w:r w:rsidR="00101A77">
          <w:rPr>
            <w:noProof/>
            <w:webHidden/>
          </w:rPr>
          <w:fldChar w:fldCharType="separate"/>
        </w:r>
        <w:r w:rsidR="00101A77">
          <w:rPr>
            <w:noProof/>
            <w:webHidden/>
          </w:rPr>
          <w:t>7</w:t>
        </w:r>
        <w:r w:rsidR="00101A77">
          <w:rPr>
            <w:noProof/>
            <w:webHidden/>
          </w:rPr>
          <w:fldChar w:fldCharType="end"/>
        </w:r>
      </w:hyperlink>
    </w:p>
    <w:p w14:paraId="550A4D82" w14:textId="25043A13" w:rsidR="00101A77" w:rsidRDefault="00F2277C">
      <w:pPr>
        <w:pStyle w:val="TOC2"/>
        <w:tabs>
          <w:tab w:val="left" w:pos="880"/>
          <w:tab w:val="right" w:leader="dot" w:pos="9016"/>
        </w:tabs>
        <w:rPr>
          <w:rFonts w:asciiTheme="minorHAnsi" w:hAnsiTheme="minorHAnsi"/>
          <w:caps w:val="0"/>
          <w:noProof/>
          <w:lang w:eastAsia="zh-CN"/>
        </w:rPr>
      </w:pPr>
      <w:hyperlink w:anchor="_Toc72882300" w:history="1">
        <w:r w:rsidR="00101A77" w:rsidRPr="00FE5A34">
          <w:rPr>
            <w:rStyle w:val="Hyperlink"/>
            <w:noProof/>
            <w14:scene3d>
              <w14:camera w14:prst="orthographicFront"/>
              <w14:lightRig w14:rig="threePt" w14:dir="t">
                <w14:rot w14:lat="0" w14:lon="0" w14:rev="0"/>
              </w14:lightRig>
            </w14:scene3d>
          </w:rPr>
          <w:t>3.2.</w:t>
        </w:r>
        <w:r w:rsidR="00101A77">
          <w:rPr>
            <w:rFonts w:asciiTheme="minorHAnsi" w:hAnsiTheme="minorHAnsi"/>
            <w:caps w:val="0"/>
            <w:noProof/>
            <w:lang w:eastAsia="zh-CN"/>
          </w:rPr>
          <w:tab/>
        </w:r>
        <w:r w:rsidR="00101A77" w:rsidRPr="00FE5A34">
          <w:rPr>
            <w:rStyle w:val="Hyperlink"/>
            <w:noProof/>
          </w:rPr>
          <w:t>training results between iterative improvements</w:t>
        </w:r>
        <w:r w:rsidR="00101A77">
          <w:rPr>
            <w:noProof/>
            <w:webHidden/>
          </w:rPr>
          <w:tab/>
        </w:r>
        <w:r w:rsidR="00101A77">
          <w:rPr>
            <w:noProof/>
            <w:webHidden/>
          </w:rPr>
          <w:fldChar w:fldCharType="begin"/>
        </w:r>
        <w:r w:rsidR="00101A77">
          <w:rPr>
            <w:noProof/>
            <w:webHidden/>
          </w:rPr>
          <w:instrText xml:space="preserve"> PAGEREF _Toc72882300 \h </w:instrText>
        </w:r>
        <w:r w:rsidR="00101A77">
          <w:rPr>
            <w:noProof/>
            <w:webHidden/>
          </w:rPr>
        </w:r>
        <w:r w:rsidR="00101A77">
          <w:rPr>
            <w:noProof/>
            <w:webHidden/>
          </w:rPr>
          <w:fldChar w:fldCharType="separate"/>
        </w:r>
        <w:r w:rsidR="00101A77">
          <w:rPr>
            <w:noProof/>
            <w:webHidden/>
          </w:rPr>
          <w:t>9</w:t>
        </w:r>
        <w:r w:rsidR="00101A77">
          <w:rPr>
            <w:noProof/>
            <w:webHidden/>
          </w:rPr>
          <w:fldChar w:fldCharType="end"/>
        </w:r>
      </w:hyperlink>
    </w:p>
    <w:p w14:paraId="074C58DC" w14:textId="609FD4FA" w:rsidR="00101A77" w:rsidRDefault="00F2277C">
      <w:pPr>
        <w:pStyle w:val="TOC3"/>
        <w:tabs>
          <w:tab w:val="left" w:pos="1320"/>
          <w:tab w:val="right" w:leader="dot" w:pos="9016"/>
        </w:tabs>
        <w:rPr>
          <w:rFonts w:asciiTheme="minorHAnsi" w:hAnsiTheme="minorHAnsi"/>
          <w:caps w:val="0"/>
          <w:noProof/>
          <w:sz w:val="22"/>
          <w:lang w:eastAsia="zh-CN"/>
        </w:rPr>
      </w:pPr>
      <w:hyperlink w:anchor="_Toc72882301" w:history="1">
        <w:r w:rsidR="00101A77" w:rsidRPr="00FE5A34">
          <w:rPr>
            <w:rStyle w:val="Hyperlink"/>
            <w:bCs/>
            <w:noProof/>
          </w:rPr>
          <w:t>3.2.1.</w:t>
        </w:r>
        <w:r w:rsidR="00101A77">
          <w:rPr>
            <w:rFonts w:asciiTheme="minorHAnsi" w:hAnsiTheme="minorHAnsi"/>
            <w:caps w:val="0"/>
            <w:noProof/>
            <w:sz w:val="22"/>
            <w:lang w:eastAsia="zh-CN"/>
          </w:rPr>
          <w:tab/>
        </w:r>
        <w:r w:rsidR="00101A77" w:rsidRPr="00FE5A34">
          <w:rPr>
            <w:rStyle w:val="Hyperlink"/>
            <w:noProof/>
          </w:rPr>
          <w:t>phase 1 - Improved base model</w:t>
        </w:r>
        <w:r w:rsidR="00101A77">
          <w:rPr>
            <w:noProof/>
            <w:webHidden/>
          </w:rPr>
          <w:tab/>
        </w:r>
        <w:r w:rsidR="00101A77">
          <w:rPr>
            <w:noProof/>
            <w:webHidden/>
          </w:rPr>
          <w:fldChar w:fldCharType="begin"/>
        </w:r>
        <w:r w:rsidR="00101A77">
          <w:rPr>
            <w:noProof/>
            <w:webHidden/>
          </w:rPr>
          <w:instrText xml:space="preserve"> PAGEREF _Toc72882301 \h </w:instrText>
        </w:r>
        <w:r w:rsidR="00101A77">
          <w:rPr>
            <w:noProof/>
            <w:webHidden/>
          </w:rPr>
        </w:r>
        <w:r w:rsidR="00101A77">
          <w:rPr>
            <w:noProof/>
            <w:webHidden/>
          </w:rPr>
          <w:fldChar w:fldCharType="separate"/>
        </w:r>
        <w:r w:rsidR="00101A77">
          <w:rPr>
            <w:noProof/>
            <w:webHidden/>
          </w:rPr>
          <w:t>9</w:t>
        </w:r>
        <w:r w:rsidR="00101A77">
          <w:rPr>
            <w:noProof/>
            <w:webHidden/>
          </w:rPr>
          <w:fldChar w:fldCharType="end"/>
        </w:r>
      </w:hyperlink>
    </w:p>
    <w:p w14:paraId="16F9A13A" w14:textId="27D412B4" w:rsidR="00101A77" w:rsidRDefault="00F2277C">
      <w:pPr>
        <w:pStyle w:val="TOC3"/>
        <w:tabs>
          <w:tab w:val="left" w:pos="1320"/>
          <w:tab w:val="right" w:leader="dot" w:pos="9016"/>
        </w:tabs>
        <w:rPr>
          <w:rFonts w:asciiTheme="minorHAnsi" w:hAnsiTheme="minorHAnsi"/>
          <w:caps w:val="0"/>
          <w:noProof/>
          <w:sz w:val="22"/>
          <w:lang w:eastAsia="zh-CN"/>
        </w:rPr>
      </w:pPr>
      <w:hyperlink w:anchor="_Toc72882302" w:history="1">
        <w:r w:rsidR="00101A77" w:rsidRPr="00FE5A34">
          <w:rPr>
            <w:rStyle w:val="Hyperlink"/>
            <w:bCs/>
            <w:noProof/>
          </w:rPr>
          <w:t>3.2.2.</w:t>
        </w:r>
        <w:r w:rsidR="00101A77">
          <w:rPr>
            <w:rFonts w:asciiTheme="minorHAnsi" w:hAnsiTheme="minorHAnsi"/>
            <w:caps w:val="0"/>
            <w:noProof/>
            <w:sz w:val="22"/>
            <w:lang w:eastAsia="zh-CN"/>
          </w:rPr>
          <w:tab/>
        </w:r>
        <w:r w:rsidR="00101A77" w:rsidRPr="00FE5A34">
          <w:rPr>
            <w:rStyle w:val="Hyperlink"/>
            <w:noProof/>
          </w:rPr>
          <w:t>Phase 2 – Adding technical analysis</w:t>
        </w:r>
        <w:r w:rsidR="00101A77">
          <w:rPr>
            <w:noProof/>
            <w:webHidden/>
          </w:rPr>
          <w:tab/>
        </w:r>
        <w:r w:rsidR="00101A77">
          <w:rPr>
            <w:noProof/>
            <w:webHidden/>
          </w:rPr>
          <w:fldChar w:fldCharType="begin"/>
        </w:r>
        <w:r w:rsidR="00101A77">
          <w:rPr>
            <w:noProof/>
            <w:webHidden/>
          </w:rPr>
          <w:instrText xml:space="preserve"> PAGEREF _Toc72882302 \h </w:instrText>
        </w:r>
        <w:r w:rsidR="00101A77">
          <w:rPr>
            <w:noProof/>
            <w:webHidden/>
          </w:rPr>
        </w:r>
        <w:r w:rsidR="00101A77">
          <w:rPr>
            <w:noProof/>
            <w:webHidden/>
          </w:rPr>
          <w:fldChar w:fldCharType="separate"/>
        </w:r>
        <w:r w:rsidR="00101A77">
          <w:rPr>
            <w:noProof/>
            <w:webHidden/>
          </w:rPr>
          <w:t>11</w:t>
        </w:r>
        <w:r w:rsidR="00101A77">
          <w:rPr>
            <w:noProof/>
            <w:webHidden/>
          </w:rPr>
          <w:fldChar w:fldCharType="end"/>
        </w:r>
      </w:hyperlink>
    </w:p>
    <w:p w14:paraId="01AAF57B" w14:textId="298EAEBA" w:rsidR="00101A77" w:rsidRDefault="00F2277C">
      <w:pPr>
        <w:pStyle w:val="TOC3"/>
        <w:tabs>
          <w:tab w:val="left" w:pos="1320"/>
          <w:tab w:val="right" w:leader="dot" w:pos="9016"/>
        </w:tabs>
        <w:rPr>
          <w:rFonts w:asciiTheme="minorHAnsi" w:hAnsiTheme="minorHAnsi"/>
          <w:caps w:val="0"/>
          <w:noProof/>
          <w:sz w:val="22"/>
          <w:lang w:eastAsia="zh-CN"/>
        </w:rPr>
      </w:pPr>
      <w:hyperlink w:anchor="_Toc72882303" w:history="1">
        <w:r w:rsidR="00101A77" w:rsidRPr="00FE5A34">
          <w:rPr>
            <w:rStyle w:val="Hyperlink"/>
            <w:bCs/>
            <w:noProof/>
          </w:rPr>
          <w:t>3.2.3.</w:t>
        </w:r>
        <w:r w:rsidR="00101A77">
          <w:rPr>
            <w:rFonts w:asciiTheme="minorHAnsi" w:hAnsiTheme="minorHAnsi"/>
            <w:caps w:val="0"/>
            <w:noProof/>
            <w:sz w:val="22"/>
            <w:lang w:eastAsia="zh-CN"/>
          </w:rPr>
          <w:tab/>
        </w:r>
        <w:r w:rsidR="00101A77" w:rsidRPr="00FE5A34">
          <w:rPr>
            <w:rStyle w:val="Hyperlink"/>
            <w:noProof/>
          </w:rPr>
          <w:t>phase 3 – adding transaction and holding cost</w:t>
        </w:r>
        <w:r w:rsidR="00101A77">
          <w:rPr>
            <w:noProof/>
            <w:webHidden/>
          </w:rPr>
          <w:tab/>
        </w:r>
        <w:r w:rsidR="00101A77">
          <w:rPr>
            <w:noProof/>
            <w:webHidden/>
          </w:rPr>
          <w:fldChar w:fldCharType="begin"/>
        </w:r>
        <w:r w:rsidR="00101A77">
          <w:rPr>
            <w:noProof/>
            <w:webHidden/>
          </w:rPr>
          <w:instrText xml:space="preserve"> PAGEREF _Toc72882303 \h </w:instrText>
        </w:r>
        <w:r w:rsidR="00101A77">
          <w:rPr>
            <w:noProof/>
            <w:webHidden/>
          </w:rPr>
        </w:r>
        <w:r w:rsidR="00101A77">
          <w:rPr>
            <w:noProof/>
            <w:webHidden/>
          </w:rPr>
          <w:fldChar w:fldCharType="separate"/>
        </w:r>
        <w:r w:rsidR="00101A77">
          <w:rPr>
            <w:noProof/>
            <w:webHidden/>
          </w:rPr>
          <w:t>13</w:t>
        </w:r>
        <w:r w:rsidR="00101A77">
          <w:rPr>
            <w:noProof/>
            <w:webHidden/>
          </w:rPr>
          <w:fldChar w:fldCharType="end"/>
        </w:r>
      </w:hyperlink>
    </w:p>
    <w:p w14:paraId="16982722" w14:textId="2451F5F6" w:rsidR="00101A77" w:rsidRDefault="00F2277C">
      <w:pPr>
        <w:pStyle w:val="TOC3"/>
        <w:tabs>
          <w:tab w:val="left" w:pos="1320"/>
          <w:tab w:val="right" w:leader="dot" w:pos="9016"/>
        </w:tabs>
        <w:rPr>
          <w:rFonts w:asciiTheme="minorHAnsi" w:hAnsiTheme="minorHAnsi"/>
          <w:caps w:val="0"/>
          <w:noProof/>
          <w:sz w:val="22"/>
          <w:lang w:eastAsia="zh-CN"/>
        </w:rPr>
      </w:pPr>
      <w:hyperlink w:anchor="_Toc72882304" w:history="1">
        <w:r w:rsidR="00101A77" w:rsidRPr="00FE5A34">
          <w:rPr>
            <w:rStyle w:val="Hyperlink"/>
            <w:bCs/>
            <w:noProof/>
          </w:rPr>
          <w:t>3.2.4.</w:t>
        </w:r>
        <w:r w:rsidR="00101A77">
          <w:rPr>
            <w:rFonts w:asciiTheme="minorHAnsi" w:hAnsiTheme="minorHAnsi"/>
            <w:caps w:val="0"/>
            <w:noProof/>
            <w:sz w:val="22"/>
            <w:lang w:eastAsia="zh-CN"/>
          </w:rPr>
          <w:tab/>
        </w:r>
        <w:r w:rsidR="00101A77" w:rsidRPr="00FE5A34">
          <w:rPr>
            <w:rStyle w:val="Hyperlink"/>
            <w:noProof/>
          </w:rPr>
          <w:t>COMParison between different iterations</w:t>
        </w:r>
        <w:r w:rsidR="00101A77">
          <w:rPr>
            <w:noProof/>
            <w:webHidden/>
          </w:rPr>
          <w:tab/>
        </w:r>
        <w:r w:rsidR="00101A77">
          <w:rPr>
            <w:noProof/>
            <w:webHidden/>
          </w:rPr>
          <w:fldChar w:fldCharType="begin"/>
        </w:r>
        <w:r w:rsidR="00101A77">
          <w:rPr>
            <w:noProof/>
            <w:webHidden/>
          </w:rPr>
          <w:instrText xml:space="preserve"> PAGEREF _Toc72882304 \h </w:instrText>
        </w:r>
        <w:r w:rsidR="00101A77">
          <w:rPr>
            <w:noProof/>
            <w:webHidden/>
          </w:rPr>
        </w:r>
        <w:r w:rsidR="00101A77">
          <w:rPr>
            <w:noProof/>
            <w:webHidden/>
          </w:rPr>
          <w:fldChar w:fldCharType="separate"/>
        </w:r>
        <w:r w:rsidR="00101A77">
          <w:rPr>
            <w:noProof/>
            <w:webHidden/>
          </w:rPr>
          <w:t>15</w:t>
        </w:r>
        <w:r w:rsidR="00101A77">
          <w:rPr>
            <w:noProof/>
            <w:webHidden/>
          </w:rPr>
          <w:fldChar w:fldCharType="end"/>
        </w:r>
      </w:hyperlink>
    </w:p>
    <w:p w14:paraId="662206B6" w14:textId="26CB764B" w:rsidR="00101A77" w:rsidRDefault="00F2277C">
      <w:pPr>
        <w:pStyle w:val="TOC3"/>
        <w:tabs>
          <w:tab w:val="left" w:pos="1320"/>
          <w:tab w:val="right" w:leader="dot" w:pos="9016"/>
        </w:tabs>
        <w:rPr>
          <w:rFonts w:asciiTheme="minorHAnsi" w:hAnsiTheme="minorHAnsi"/>
          <w:caps w:val="0"/>
          <w:noProof/>
          <w:sz w:val="22"/>
          <w:lang w:eastAsia="zh-CN"/>
        </w:rPr>
      </w:pPr>
      <w:hyperlink w:anchor="_Toc72882305" w:history="1">
        <w:r w:rsidR="00101A77" w:rsidRPr="00FE5A34">
          <w:rPr>
            <w:rStyle w:val="Hyperlink"/>
            <w:bCs/>
            <w:noProof/>
          </w:rPr>
          <w:t>3.2.5.</w:t>
        </w:r>
        <w:r w:rsidR="00101A77">
          <w:rPr>
            <w:rFonts w:asciiTheme="minorHAnsi" w:hAnsiTheme="minorHAnsi"/>
            <w:caps w:val="0"/>
            <w:noProof/>
            <w:sz w:val="22"/>
            <w:lang w:eastAsia="zh-CN"/>
          </w:rPr>
          <w:tab/>
        </w:r>
        <w:r w:rsidR="00101A77" w:rsidRPr="00FE5A34">
          <w:rPr>
            <w:rStyle w:val="Hyperlink"/>
            <w:noProof/>
          </w:rPr>
          <w:t>learnings from using reinforcement learning for price predictions</w:t>
        </w:r>
        <w:r w:rsidR="00101A77">
          <w:rPr>
            <w:noProof/>
            <w:webHidden/>
          </w:rPr>
          <w:tab/>
        </w:r>
        <w:r w:rsidR="00101A77">
          <w:rPr>
            <w:noProof/>
            <w:webHidden/>
          </w:rPr>
          <w:fldChar w:fldCharType="begin"/>
        </w:r>
        <w:r w:rsidR="00101A77">
          <w:rPr>
            <w:noProof/>
            <w:webHidden/>
          </w:rPr>
          <w:instrText xml:space="preserve"> PAGEREF _Toc72882305 \h </w:instrText>
        </w:r>
        <w:r w:rsidR="00101A77">
          <w:rPr>
            <w:noProof/>
            <w:webHidden/>
          </w:rPr>
        </w:r>
        <w:r w:rsidR="00101A77">
          <w:rPr>
            <w:noProof/>
            <w:webHidden/>
          </w:rPr>
          <w:fldChar w:fldCharType="separate"/>
        </w:r>
        <w:r w:rsidR="00101A77">
          <w:rPr>
            <w:noProof/>
            <w:webHidden/>
          </w:rPr>
          <w:t>15</w:t>
        </w:r>
        <w:r w:rsidR="00101A77">
          <w:rPr>
            <w:noProof/>
            <w:webHidden/>
          </w:rPr>
          <w:fldChar w:fldCharType="end"/>
        </w:r>
      </w:hyperlink>
    </w:p>
    <w:p w14:paraId="42687046" w14:textId="3C941A86" w:rsidR="00101A77" w:rsidRDefault="00F2277C">
      <w:pPr>
        <w:pStyle w:val="TOC1"/>
        <w:tabs>
          <w:tab w:val="left" w:pos="440"/>
          <w:tab w:val="right" w:leader="dot" w:pos="9016"/>
        </w:tabs>
        <w:rPr>
          <w:rFonts w:asciiTheme="minorHAnsi" w:hAnsiTheme="minorHAnsi"/>
          <w:b w:val="0"/>
          <w:caps w:val="0"/>
          <w:noProof/>
          <w:sz w:val="22"/>
          <w:lang w:eastAsia="zh-CN"/>
        </w:rPr>
      </w:pPr>
      <w:hyperlink w:anchor="_Toc72882306" w:history="1">
        <w:r w:rsidR="00101A77" w:rsidRPr="00FE5A34">
          <w:rPr>
            <w:rStyle w:val="Hyperlink"/>
            <w:noProof/>
          </w:rPr>
          <w:t>4.</w:t>
        </w:r>
        <w:r w:rsidR="00101A77">
          <w:rPr>
            <w:rFonts w:asciiTheme="minorHAnsi" w:hAnsiTheme="minorHAnsi"/>
            <w:b w:val="0"/>
            <w:caps w:val="0"/>
            <w:noProof/>
            <w:sz w:val="22"/>
            <w:lang w:eastAsia="zh-CN"/>
          </w:rPr>
          <w:tab/>
        </w:r>
        <w:r w:rsidR="00101A77" w:rsidRPr="00FE5A34">
          <w:rPr>
            <w:rStyle w:val="Hyperlink"/>
            <w:noProof/>
          </w:rPr>
          <w:t>user interface</w:t>
        </w:r>
        <w:r w:rsidR="00101A77">
          <w:rPr>
            <w:noProof/>
            <w:webHidden/>
          </w:rPr>
          <w:tab/>
        </w:r>
        <w:r w:rsidR="00101A77">
          <w:rPr>
            <w:noProof/>
            <w:webHidden/>
          </w:rPr>
          <w:fldChar w:fldCharType="begin"/>
        </w:r>
        <w:r w:rsidR="00101A77">
          <w:rPr>
            <w:noProof/>
            <w:webHidden/>
          </w:rPr>
          <w:instrText xml:space="preserve"> PAGEREF _Toc72882306 \h </w:instrText>
        </w:r>
        <w:r w:rsidR="00101A77">
          <w:rPr>
            <w:noProof/>
            <w:webHidden/>
          </w:rPr>
        </w:r>
        <w:r w:rsidR="00101A77">
          <w:rPr>
            <w:noProof/>
            <w:webHidden/>
          </w:rPr>
          <w:fldChar w:fldCharType="separate"/>
        </w:r>
        <w:r w:rsidR="00101A77">
          <w:rPr>
            <w:noProof/>
            <w:webHidden/>
          </w:rPr>
          <w:t>16</w:t>
        </w:r>
        <w:r w:rsidR="00101A77">
          <w:rPr>
            <w:noProof/>
            <w:webHidden/>
          </w:rPr>
          <w:fldChar w:fldCharType="end"/>
        </w:r>
      </w:hyperlink>
    </w:p>
    <w:p w14:paraId="3BA80672" w14:textId="59DB0C08" w:rsidR="00101A77" w:rsidRDefault="00F2277C">
      <w:pPr>
        <w:pStyle w:val="TOC1"/>
        <w:tabs>
          <w:tab w:val="left" w:pos="440"/>
          <w:tab w:val="right" w:leader="dot" w:pos="9016"/>
        </w:tabs>
        <w:rPr>
          <w:rFonts w:asciiTheme="minorHAnsi" w:hAnsiTheme="minorHAnsi"/>
          <w:b w:val="0"/>
          <w:caps w:val="0"/>
          <w:noProof/>
          <w:sz w:val="22"/>
          <w:lang w:eastAsia="zh-CN"/>
        </w:rPr>
      </w:pPr>
      <w:hyperlink w:anchor="_Toc72882307" w:history="1">
        <w:r w:rsidR="00101A77" w:rsidRPr="00FE5A34">
          <w:rPr>
            <w:rStyle w:val="Hyperlink"/>
            <w:noProof/>
          </w:rPr>
          <w:t>5.</w:t>
        </w:r>
        <w:r w:rsidR="00101A77">
          <w:rPr>
            <w:rFonts w:asciiTheme="minorHAnsi" w:hAnsiTheme="minorHAnsi"/>
            <w:b w:val="0"/>
            <w:caps w:val="0"/>
            <w:noProof/>
            <w:sz w:val="22"/>
            <w:lang w:eastAsia="zh-CN"/>
          </w:rPr>
          <w:tab/>
        </w:r>
        <w:r w:rsidR="00101A77" w:rsidRPr="00FE5A34">
          <w:rPr>
            <w:rStyle w:val="Hyperlink"/>
            <w:noProof/>
          </w:rPr>
          <w:t>conclusion</w:t>
        </w:r>
        <w:r w:rsidR="00101A77">
          <w:rPr>
            <w:noProof/>
            <w:webHidden/>
          </w:rPr>
          <w:tab/>
        </w:r>
        <w:r w:rsidR="00101A77">
          <w:rPr>
            <w:noProof/>
            <w:webHidden/>
          </w:rPr>
          <w:fldChar w:fldCharType="begin"/>
        </w:r>
        <w:r w:rsidR="00101A77">
          <w:rPr>
            <w:noProof/>
            <w:webHidden/>
          </w:rPr>
          <w:instrText xml:space="preserve"> PAGEREF _Toc72882307 \h </w:instrText>
        </w:r>
        <w:r w:rsidR="00101A77">
          <w:rPr>
            <w:noProof/>
            <w:webHidden/>
          </w:rPr>
        </w:r>
        <w:r w:rsidR="00101A77">
          <w:rPr>
            <w:noProof/>
            <w:webHidden/>
          </w:rPr>
          <w:fldChar w:fldCharType="separate"/>
        </w:r>
        <w:r w:rsidR="00101A77">
          <w:rPr>
            <w:noProof/>
            <w:webHidden/>
          </w:rPr>
          <w:t>17</w:t>
        </w:r>
        <w:r w:rsidR="00101A77">
          <w:rPr>
            <w:noProof/>
            <w:webHidden/>
          </w:rPr>
          <w:fldChar w:fldCharType="end"/>
        </w:r>
      </w:hyperlink>
    </w:p>
    <w:p w14:paraId="380C1529" w14:textId="1E61803F" w:rsidR="00101A77" w:rsidRDefault="00F2277C">
      <w:pPr>
        <w:pStyle w:val="TOC2"/>
        <w:tabs>
          <w:tab w:val="left" w:pos="880"/>
          <w:tab w:val="right" w:leader="dot" w:pos="9016"/>
        </w:tabs>
        <w:rPr>
          <w:rFonts w:asciiTheme="minorHAnsi" w:hAnsiTheme="minorHAnsi"/>
          <w:caps w:val="0"/>
          <w:noProof/>
          <w:lang w:eastAsia="zh-CN"/>
        </w:rPr>
      </w:pPr>
      <w:hyperlink w:anchor="_Toc72882308" w:history="1">
        <w:r w:rsidR="00101A77" w:rsidRPr="00FE5A34">
          <w:rPr>
            <w:rStyle w:val="Hyperlink"/>
            <w:noProof/>
            <w14:scene3d>
              <w14:camera w14:prst="orthographicFront"/>
              <w14:lightRig w14:rig="threePt" w14:dir="t">
                <w14:rot w14:lat="0" w14:lon="0" w14:rev="0"/>
              </w14:lightRig>
            </w14:scene3d>
          </w:rPr>
          <w:t>5.1.</w:t>
        </w:r>
        <w:r w:rsidR="00101A77">
          <w:rPr>
            <w:rFonts w:asciiTheme="minorHAnsi" w:hAnsiTheme="minorHAnsi"/>
            <w:caps w:val="0"/>
            <w:noProof/>
            <w:lang w:eastAsia="zh-CN"/>
          </w:rPr>
          <w:tab/>
        </w:r>
        <w:r w:rsidR="00101A77" w:rsidRPr="00FE5A34">
          <w:rPr>
            <w:rStyle w:val="Hyperlink"/>
            <w:noProof/>
          </w:rPr>
          <w:t>Future improvements</w:t>
        </w:r>
        <w:r w:rsidR="00101A77">
          <w:rPr>
            <w:noProof/>
            <w:webHidden/>
          </w:rPr>
          <w:tab/>
        </w:r>
        <w:r w:rsidR="00101A77">
          <w:rPr>
            <w:noProof/>
            <w:webHidden/>
          </w:rPr>
          <w:fldChar w:fldCharType="begin"/>
        </w:r>
        <w:r w:rsidR="00101A77">
          <w:rPr>
            <w:noProof/>
            <w:webHidden/>
          </w:rPr>
          <w:instrText xml:space="preserve"> PAGEREF _Toc72882308 \h </w:instrText>
        </w:r>
        <w:r w:rsidR="00101A77">
          <w:rPr>
            <w:noProof/>
            <w:webHidden/>
          </w:rPr>
        </w:r>
        <w:r w:rsidR="00101A77">
          <w:rPr>
            <w:noProof/>
            <w:webHidden/>
          </w:rPr>
          <w:fldChar w:fldCharType="separate"/>
        </w:r>
        <w:r w:rsidR="00101A77">
          <w:rPr>
            <w:noProof/>
            <w:webHidden/>
          </w:rPr>
          <w:t>17</w:t>
        </w:r>
        <w:r w:rsidR="00101A77">
          <w:rPr>
            <w:noProof/>
            <w:webHidden/>
          </w:rPr>
          <w:fldChar w:fldCharType="end"/>
        </w:r>
      </w:hyperlink>
    </w:p>
    <w:p w14:paraId="5830C565" w14:textId="4294A641" w:rsidR="00964CC0" w:rsidRDefault="00964CC0" w:rsidP="000457F5">
      <w:pPr>
        <w:rPr>
          <w:caps/>
          <w:sz w:val="28"/>
          <w:szCs w:val="28"/>
        </w:rPr>
      </w:pPr>
      <w:r>
        <w:rPr>
          <w:caps/>
          <w:sz w:val="28"/>
          <w:szCs w:val="28"/>
        </w:rPr>
        <w:fldChar w:fldCharType="end"/>
      </w:r>
    </w:p>
    <w:p w14:paraId="781F34C7" w14:textId="5226E2DC" w:rsidR="00A93872" w:rsidRDefault="007F5FA7" w:rsidP="007F5FA7">
      <w:pPr>
        <w:tabs>
          <w:tab w:val="left" w:pos="1635"/>
        </w:tabs>
        <w:rPr>
          <w:caps/>
          <w:sz w:val="28"/>
          <w:szCs w:val="28"/>
        </w:rPr>
      </w:pPr>
      <w:r>
        <w:rPr>
          <w:caps/>
          <w:sz w:val="28"/>
          <w:szCs w:val="28"/>
        </w:rPr>
        <w:tab/>
      </w:r>
    </w:p>
    <w:p w14:paraId="652DA6B5" w14:textId="77777777" w:rsidR="00A93872" w:rsidRDefault="00A93872" w:rsidP="000457F5">
      <w:pPr>
        <w:rPr>
          <w:caps/>
          <w:sz w:val="28"/>
          <w:szCs w:val="28"/>
        </w:rPr>
      </w:pPr>
    </w:p>
    <w:p w14:paraId="62118D61" w14:textId="7DF0DFBA" w:rsidR="00964CC0" w:rsidRPr="0048673C" w:rsidRDefault="00964CC0" w:rsidP="00964CC0">
      <w:pPr>
        <w:pBdr>
          <w:bottom w:val="single" w:sz="6" w:space="1" w:color="auto"/>
        </w:pBdr>
        <w:rPr>
          <w:b/>
          <w:bCs/>
          <w:sz w:val="36"/>
          <w:szCs w:val="36"/>
        </w:rPr>
      </w:pPr>
      <w:r w:rsidRPr="0048673C">
        <w:rPr>
          <w:b/>
          <w:bCs/>
          <w:sz w:val="36"/>
          <w:szCs w:val="36"/>
        </w:rPr>
        <w:t>APPENDICES</w:t>
      </w:r>
    </w:p>
    <w:p w14:paraId="57B0FADE" w14:textId="64881486" w:rsidR="008D7EE5" w:rsidRDefault="00964CC0" w:rsidP="008D7EE5">
      <w:pPr>
        <w:rPr>
          <w:caps/>
        </w:rPr>
      </w:pPr>
      <w:r>
        <w:t>APPENDIX I</w:t>
      </w:r>
      <w:r w:rsidRPr="003F169F">
        <w:t xml:space="preserve">: </w:t>
      </w:r>
      <w:r w:rsidRPr="003F169F">
        <w:tab/>
      </w:r>
      <w:r w:rsidR="003F169F" w:rsidRPr="003F169F">
        <w:rPr>
          <w:caps/>
        </w:rPr>
        <w:t>Neural Network structure</w:t>
      </w:r>
    </w:p>
    <w:p w14:paraId="2B406767" w14:textId="77777777" w:rsidR="003F169F" w:rsidRPr="003F169F" w:rsidRDefault="003F169F" w:rsidP="003F169F">
      <w:pPr>
        <w:jc w:val="left"/>
        <w:rPr>
          <w:rFonts w:cs="Arial"/>
          <w:bCs/>
        </w:rPr>
      </w:pPr>
      <w:r w:rsidRPr="003F169F">
        <w:rPr>
          <w:bCs/>
          <w:caps/>
        </w:rPr>
        <w:t>Appendix II: smart trader installation &amp; user guide</w:t>
      </w:r>
    </w:p>
    <w:p w14:paraId="53883404" w14:textId="77777777" w:rsidR="003F169F" w:rsidRPr="003F169F" w:rsidRDefault="003F169F" w:rsidP="008D7EE5"/>
    <w:p w14:paraId="02D87826" w14:textId="77777777" w:rsidR="003F169F" w:rsidRDefault="003F169F" w:rsidP="008D7EE5"/>
    <w:p w14:paraId="5E92E493" w14:textId="77C72F28" w:rsidR="00964CC0" w:rsidRPr="00D75B5B" w:rsidRDefault="00964CC0" w:rsidP="00D75B5B">
      <w:r>
        <w:br w:type="page"/>
      </w:r>
    </w:p>
    <w:p w14:paraId="1E12E351" w14:textId="03E47D24" w:rsidR="00964CC0" w:rsidRDefault="00964CC0" w:rsidP="00964CC0">
      <w:pPr>
        <w:pStyle w:val="Head1"/>
      </w:pPr>
      <w:bookmarkStart w:id="2" w:name="_Toc40015424"/>
      <w:bookmarkStart w:id="3" w:name="_Toc72882287"/>
      <w:r w:rsidRPr="00CF5176">
        <w:lastRenderedPageBreak/>
        <w:t>Problem</w:t>
      </w:r>
      <w:r w:rsidRPr="00F75D88">
        <w:t xml:space="preserve"> </w:t>
      </w:r>
      <w:r w:rsidRPr="002A7AA5">
        <w:t>Statement</w:t>
      </w:r>
      <w:bookmarkEnd w:id="2"/>
      <w:bookmarkEnd w:id="3"/>
    </w:p>
    <w:p w14:paraId="4842E8C1" w14:textId="38418C99" w:rsidR="006832D9" w:rsidRDefault="00D14D3C" w:rsidP="00964CC0">
      <w:pPr>
        <w:pStyle w:val="Head2"/>
      </w:pPr>
      <w:bookmarkStart w:id="4" w:name="_Toc72882288"/>
      <w:bookmarkStart w:id="5" w:name="_Toc40015425"/>
      <w:r>
        <w:t>PRoblem description</w:t>
      </w:r>
      <w:bookmarkEnd w:id="4"/>
    </w:p>
    <w:p w14:paraId="369AA61B" w14:textId="0AC22615" w:rsidR="00D703C8" w:rsidRDefault="00700EA3" w:rsidP="004904B7">
      <w:r>
        <w:t>L</w:t>
      </w:r>
      <w:r w:rsidR="004904B7">
        <w:t>arge volume</w:t>
      </w:r>
      <w:r>
        <w:t>s</w:t>
      </w:r>
      <w:r w:rsidR="004904B7">
        <w:t xml:space="preserve"> of financial instruments are traded daily on exchanges and a growing majority of these are traded using automated trading algorithms. </w:t>
      </w:r>
      <w:r w:rsidR="00D703C8">
        <w:t xml:space="preserve">An automated trading strategy that maximizes profit is highly desirable for </w:t>
      </w:r>
      <w:ins w:id="6" w:author="NIRAV AU" w:date="2021-05-26T14:01:00Z">
        <w:r w:rsidR="003D0EA0">
          <w:t xml:space="preserve">investors, </w:t>
        </w:r>
      </w:ins>
      <w:r w:rsidR="00D703C8">
        <w:t>mutual funds and hedge funds.</w:t>
      </w:r>
    </w:p>
    <w:p w14:paraId="3F12BA16" w14:textId="77777777" w:rsidR="00D703C8" w:rsidRDefault="004904B7" w:rsidP="004904B7">
      <w:r>
        <w:t>These trading algos can be broadly categorized into</w:t>
      </w:r>
      <w:r w:rsidR="00D703C8">
        <w:t>:</w:t>
      </w:r>
    </w:p>
    <w:p w14:paraId="357A8F82" w14:textId="77777777" w:rsidR="003D0EA0" w:rsidRDefault="004904B7" w:rsidP="00835387">
      <w:pPr>
        <w:pStyle w:val="ListParagraph"/>
        <w:numPr>
          <w:ilvl w:val="0"/>
          <w:numId w:val="36"/>
        </w:numPr>
        <w:rPr>
          <w:ins w:id="7" w:author="NIRAV AU" w:date="2021-05-26T14:02:00Z"/>
        </w:rPr>
      </w:pPr>
      <w:r w:rsidRPr="00D703C8">
        <w:rPr>
          <w:u w:val="single"/>
        </w:rPr>
        <w:t>Passive</w:t>
      </w:r>
      <w:r w:rsidR="00835387">
        <w:rPr>
          <w:u w:val="single"/>
        </w:rPr>
        <w:t xml:space="preserve"> / </w:t>
      </w:r>
      <w:r w:rsidRPr="00D703C8">
        <w:rPr>
          <w:u w:val="single"/>
        </w:rPr>
        <w:t>Fundamental Trading</w:t>
      </w:r>
      <w:r>
        <w:t xml:space="preserve"> which is primarily a long-term strategy based on market </w:t>
      </w:r>
      <w:r w:rsidR="00835387">
        <w:t xml:space="preserve">and security </w:t>
      </w:r>
      <w:r>
        <w:t>fundamentals or passive</w:t>
      </w:r>
      <w:r w:rsidR="00835387">
        <w:t xml:space="preserve">ly benchmark </w:t>
      </w:r>
      <w:r>
        <w:t xml:space="preserve">index trading. </w:t>
      </w:r>
    </w:p>
    <w:p w14:paraId="28FB9E37" w14:textId="39E0496A" w:rsidR="00D703C8" w:rsidRDefault="00D703C8" w:rsidP="003D0EA0">
      <w:pPr>
        <w:pStyle w:val="ListParagraph"/>
        <w:pPrChange w:id="8" w:author="NIRAV AU" w:date="2021-05-26T14:02:00Z">
          <w:pPr>
            <w:pStyle w:val="ListParagraph"/>
            <w:numPr>
              <w:numId w:val="36"/>
            </w:numPr>
            <w:ind w:hanging="360"/>
          </w:pPr>
        </w:pPrChange>
      </w:pPr>
    </w:p>
    <w:p w14:paraId="6818D499" w14:textId="664E2BD1" w:rsidR="00D703C8" w:rsidRDefault="004904B7" w:rsidP="00835387">
      <w:pPr>
        <w:pStyle w:val="ListParagraph"/>
        <w:numPr>
          <w:ilvl w:val="0"/>
          <w:numId w:val="36"/>
        </w:numPr>
      </w:pPr>
      <w:r w:rsidRPr="00D703C8">
        <w:rPr>
          <w:u w:val="single"/>
        </w:rPr>
        <w:t>Active</w:t>
      </w:r>
      <w:r w:rsidR="00835387">
        <w:rPr>
          <w:u w:val="single"/>
        </w:rPr>
        <w:t xml:space="preserve"> / </w:t>
      </w:r>
      <w:r w:rsidRPr="00D703C8">
        <w:rPr>
          <w:u w:val="single"/>
        </w:rPr>
        <w:t xml:space="preserve">Price Action </w:t>
      </w:r>
      <w:r w:rsidR="00D703C8" w:rsidRPr="00D703C8">
        <w:rPr>
          <w:u w:val="single"/>
        </w:rPr>
        <w:t>T</w:t>
      </w:r>
      <w:r w:rsidRPr="00D703C8">
        <w:rPr>
          <w:u w:val="single"/>
        </w:rPr>
        <w:t>rading</w:t>
      </w:r>
      <w:r>
        <w:t xml:space="preserve"> which is based on </w:t>
      </w:r>
      <w:r w:rsidRPr="004904B7">
        <w:t xml:space="preserve">buying and selling securities based on short-term movements to profit from the price movements </w:t>
      </w:r>
      <w:r>
        <w:t xml:space="preserve">and </w:t>
      </w:r>
      <w:r w:rsidR="00160777">
        <w:t>relies on historical prices (open, high, low, and close) to make trading decisions.</w:t>
      </w:r>
      <w:r w:rsidR="00D703C8">
        <w:t xml:space="preserve"> </w:t>
      </w:r>
    </w:p>
    <w:p w14:paraId="5350F3B7" w14:textId="1D3C8FA9" w:rsidR="00D703C8" w:rsidRDefault="00835387" w:rsidP="00D703C8">
      <w:r>
        <w:t xml:space="preserve">This project will </w:t>
      </w:r>
      <w:r w:rsidR="00D703C8">
        <w:t xml:space="preserve">focus on the </w:t>
      </w:r>
      <w:r w:rsidR="00D703C8" w:rsidRPr="00835387">
        <w:rPr>
          <w:u w:val="single"/>
        </w:rPr>
        <w:t>Price Action Trading</w:t>
      </w:r>
      <w:r w:rsidR="00D703C8">
        <w:t xml:space="preserve"> </w:t>
      </w:r>
      <w:r>
        <w:t xml:space="preserve">which is driven on the </w:t>
      </w:r>
      <w:r w:rsidR="00D703C8">
        <w:t xml:space="preserve">characteristics of a security’s price movements. Since it ignores the </w:t>
      </w:r>
      <w:r>
        <w:t xml:space="preserve">more subjective </w:t>
      </w:r>
      <w:r w:rsidR="00D703C8">
        <w:t xml:space="preserve">fundamental </w:t>
      </w:r>
      <w:r>
        <w:t xml:space="preserve">factors </w:t>
      </w:r>
      <w:r w:rsidR="00D703C8">
        <w:t xml:space="preserve">and focuses </w:t>
      </w:r>
      <w:r>
        <w:t xml:space="preserve">solely on </w:t>
      </w:r>
      <w:r w:rsidR="00D703C8">
        <w:t xml:space="preserve">recent and past price </w:t>
      </w:r>
      <w:r>
        <w:t>data</w:t>
      </w:r>
      <w:r w:rsidR="00D703C8">
        <w:t xml:space="preserve">, the </w:t>
      </w:r>
      <w:r>
        <w:t>P</w:t>
      </w:r>
      <w:r w:rsidR="00D703C8">
        <w:t xml:space="preserve">rice </w:t>
      </w:r>
      <w:r>
        <w:t>A</w:t>
      </w:r>
      <w:r w:rsidR="00D703C8">
        <w:t xml:space="preserve">ction </w:t>
      </w:r>
      <w:r>
        <w:t>T</w:t>
      </w:r>
      <w:r w:rsidR="00D703C8">
        <w:t xml:space="preserve">rading </w:t>
      </w:r>
      <w:r>
        <w:t>S</w:t>
      </w:r>
      <w:r w:rsidR="00D703C8">
        <w:t xml:space="preserve">trategy is </w:t>
      </w:r>
      <w:r>
        <w:t xml:space="preserve">more conducive to Machine Learning. </w:t>
      </w:r>
    </w:p>
    <w:p w14:paraId="34206C5E" w14:textId="0F0FA932" w:rsidR="00835387" w:rsidRDefault="00835387" w:rsidP="00835387">
      <w:r>
        <w:t>There are essentially two contrasting approaches to developing price trading strategies:</w:t>
      </w:r>
    </w:p>
    <w:p w14:paraId="015D8780" w14:textId="6C6D4384" w:rsidR="00835387" w:rsidRDefault="00835387" w:rsidP="00835387">
      <w:pPr>
        <w:pStyle w:val="ListParagraph"/>
        <w:numPr>
          <w:ilvl w:val="1"/>
          <w:numId w:val="36"/>
        </w:numPr>
        <w:rPr>
          <w:ins w:id="9" w:author="NIRAV AU" w:date="2021-05-26T14:02:00Z"/>
        </w:rPr>
      </w:pPr>
      <w:r w:rsidRPr="004E5E87">
        <w:rPr>
          <w:u w:val="single"/>
        </w:rPr>
        <w:t>Model based</w:t>
      </w:r>
      <w:r>
        <w:t xml:space="preserve">:  This </w:t>
      </w:r>
      <w:r w:rsidR="004E5E87">
        <w:t xml:space="preserve">approach </w:t>
      </w:r>
      <w:r>
        <w:t xml:space="preserve">attempts to create a mathematical model of the market thru </w:t>
      </w:r>
      <w:r w:rsidR="00E46E8B">
        <w:t>representative variables</w:t>
      </w:r>
      <w:r w:rsidR="0036274A">
        <w:t>, such as</w:t>
      </w:r>
      <w:r>
        <w:t xml:space="preserve"> mean price</w:t>
      </w:r>
      <w:r w:rsidR="0036274A">
        <w:t xml:space="preserve"> and</w:t>
      </w:r>
      <w:r>
        <w:t xml:space="preserve"> corelation</w:t>
      </w:r>
      <w:r w:rsidR="0036274A">
        <w:t>s,</w:t>
      </w:r>
      <w:r>
        <w:t xml:space="preserve"> to </w:t>
      </w:r>
      <w:r w:rsidR="00E46E8B">
        <w:t xml:space="preserve">create a </w:t>
      </w:r>
      <w:r>
        <w:t xml:space="preserve">simplified representation of the true complex </w:t>
      </w:r>
      <w:r w:rsidR="00E46E8B">
        <w:t xml:space="preserve">market </w:t>
      </w:r>
      <w:r>
        <w:t>model</w:t>
      </w:r>
      <w:r w:rsidR="00E46E8B">
        <w:t xml:space="preserve">. Some examples of this are </w:t>
      </w:r>
      <w:r>
        <w:t>trend-following, mean reversion</w:t>
      </w:r>
      <w:r w:rsidR="001B6247">
        <w:t xml:space="preserve"> and</w:t>
      </w:r>
      <w:r>
        <w:t xml:space="preserve"> arbitrage strategies</w:t>
      </w:r>
      <w:r w:rsidR="001B6247">
        <w:t>.</w:t>
      </w:r>
    </w:p>
    <w:p w14:paraId="36C42141" w14:textId="77777777" w:rsidR="003D0EA0" w:rsidRDefault="003D0EA0" w:rsidP="003D0EA0">
      <w:pPr>
        <w:pStyle w:val="ListParagraph"/>
        <w:ind w:left="1080"/>
        <w:pPrChange w:id="10" w:author="NIRAV AU" w:date="2021-05-26T14:02:00Z">
          <w:pPr>
            <w:pStyle w:val="ListParagraph"/>
            <w:numPr>
              <w:ilvl w:val="1"/>
              <w:numId w:val="36"/>
            </w:numPr>
            <w:ind w:left="1080" w:hanging="360"/>
          </w:pPr>
        </w:pPrChange>
      </w:pPr>
    </w:p>
    <w:p w14:paraId="7C23F151" w14:textId="75859D3D" w:rsidR="00835387" w:rsidRDefault="00E46E8B" w:rsidP="00FB5BEE">
      <w:pPr>
        <w:pStyle w:val="ListParagraph"/>
        <w:numPr>
          <w:ilvl w:val="1"/>
          <w:numId w:val="36"/>
        </w:numPr>
      </w:pPr>
      <w:r w:rsidRPr="004E5E87">
        <w:rPr>
          <w:u w:val="single"/>
        </w:rPr>
        <w:t>Model free</w:t>
      </w:r>
      <w:r>
        <w:t xml:space="preserve">: Here there is no attempt to model the market, rather it </w:t>
      </w:r>
      <w:r w:rsidR="00835387">
        <w:t>look</w:t>
      </w:r>
      <w:r>
        <w:t>s</w:t>
      </w:r>
      <w:r w:rsidR="00835387">
        <w:t xml:space="preserve"> </w:t>
      </w:r>
      <w:r>
        <w:t xml:space="preserve">at </w:t>
      </w:r>
      <w:r w:rsidR="00835387">
        <w:t xml:space="preserve">price patterns and attempt to fit an algorithm to it. </w:t>
      </w:r>
      <w:r>
        <w:t xml:space="preserve">There is no attempt to produce a causal analysis or explanation – just an attempt to identify patterns that will repeat </w:t>
      </w:r>
      <w:r w:rsidR="00835387">
        <w:t xml:space="preserve">in the future. </w:t>
      </w:r>
      <w:r w:rsidR="001B6247">
        <w:t>Some e</w:t>
      </w:r>
      <w:r>
        <w:t xml:space="preserve">xamples </w:t>
      </w:r>
      <w:r w:rsidR="001B6247">
        <w:t>will include</w:t>
      </w:r>
      <w:r>
        <w:t xml:space="preserve"> </w:t>
      </w:r>
      <w:r w:rsidR="001B6247">
        <w:t>t</w:t>
      </w:r>
      <w:r>
        <w:t>echnical analysis, charting</w:t>
      </w:r>
      <w:r w:rsidR="001B6247">
        <w:t xml:space="preserve"> and</w:t>
      </w:r>
      <w:r>
        <w:t xml:space="preserve"> </w:t>
      </w:r>
      <w:r w:rsidR="00835387">
        <w:t>candle patterns</w:t>
      </w:r>
      <w:r w:rsidR="001B6247">
        <w:t>.</w:t>
      </w:r>
      <w:r>
        <w:t xml:space="preserve"> </w:t>
      </w:r>
    </w:p>
    <w:p w14:paraId="33637839" w14:textId="660CB31A" w:rsidR="00835387" w:rsidRPr="00160777" w:rsidRDefault="00E46E8B" w:rsidP="00835387">
      <w:r>
        <w:t xml:space="preserve">This project will focus on the </w:t>
      </w:r>
      <w:r w:rsidRPr="004E5E87">
        <w:rPr>
          <w:u w:val="single"/>
        </w:rPr>
        <w:t>Model free</w:t>
      </w:r>
      <w:r>
        <w:t xml:space="preserve"> approach and leverage </w:t>
      </w:r>
      <w:r w:rsidRPr="00037003">
        <w:t>Reinforcement Learning</w:t>
      </w:r>
      <w:r w:rsidR="004E5E87" w:rsidRPr="004E5E87">
        <w:t xml:space="preserve"> (RL)</w:t>
      </w:r>
      <w:r>
        <w:t xml:space="preserve"> to develop an automated trading agent (</w:t>
      </w:r>
      <w:r w:rsidRPr="00037003">
        <w:t>Smart Trader)</w:t>
      </w:r>
      <w:r>
        <w:t xml:space="preserve"> driven solely on </w:t>
      </w:r>
      <w:r w:rsidR="00835387" w:rsidRPr="00160777">
        <w:t>historical data</w:t>
      </w:r>
      <w:r>
        <w:t xml:space="preserve"> and derived technical features</w:t>
      </w:r>
      <w:r w:rsidR="00835387" w:rsidRPr="00160777">
        <w:t>.</w:t>
      </w:r>
    </w:p>
    <w:p w14:paraId="6D53F0D8" w14:textId="77777777" w:rsidR="00835387" w:rsidRPr="00160777" w:rsidRDefault="00835387" w:rsidP="00835387">
      <w:r w:rsidRPr="00160777">
        <w:t xml:space="preserve"> </w:t>
      </w:r>
    </w:p>
    <w:p w14:paraId="64F02660" w14:textId="795694AB" w:rsidR="00835387" w:rsidRDefault="00835387" w:rsidP="00835387"/>
    <w:p w14:paraId="6BFD1F04" w14:textId="77777777" w:rsidR="00835387" w:rsidRDefault="00835387" w:rsidP="00835387"/>
    <w:p w14:paraId="369C847C" w14:textId="07ACDB8B" w:rsidR="00160777" w:rsidRDefault="00160777" w:rsidP="00677BA1"/>
    <w:p w14:paraId="0D6F0598" w14:textId="77777777" w:rsidR="00835387" w:rsidRDefault="00835387" w:rsidP="00677BA1"/>
    <w:p w14:paraId="622CF030" w14:textId="419272C7" w:rsidR="004E5E87" w:rsidRDefault="004E5E87">
      <w:pPr>
        <w:jc w:val="left"/>
      </w:pPr>
      <w:r>
        <w:br w:type="page"/>
      </w:r>
    </w:p>
    <w:p w14:paraId="58FB26A7" w14:textId="7A58562D" w:rsidR="00964CC0" w:rsidRDefault="00D14D3C" w:rsidP="00964CC0">
      <w:pPr>
        <w:pStyle w:val="Head2"/>
      </w:pPr>
      <w:bookmarkStart w:id="11" w:name="_Toc72882289"/>
      <w:bookmarkEnd w:id="5"/>
      <w:r>
        <w:lastRenderedPageBreak/>
        <w:t>approach to solution</w:t>
      </w:r>
      <w:bookmarkEnd w:id="11"/>
    </w:p>
    <w:p w14:paraId="2E98320D" w14:textId="77777777" w:rsidR="00723E63" w:rsidRDefault="004E5E87" w:rsidP="004E5E87">
      <w:bookmarkStart w:id="12" w:name="_Toc40015427"/>
      <w:r>
        <w:t xml:space="preserve">While RL has traditionally proved its capabilities in learning to play games, RL presents a unique opportunity to model the complexities of the trading strategy as a game in which an agent can be trained to maximize </w:t>
      </w:r>
      <w:r w:rsidR="00723E63">
        <w:t xml:space="preserve">its total </w:t>
      </w:r>
      <w:r>
        <w:t>reward</w:t>
      </w:r>
      <w:r w:rsidR="00723E63">
        <w:t xml:space="preserve"> from the market</w:t>
      </w:r>
      <w:r>
        <w:t xml:space="preserve">. </w:t>
      </w:r>
    </w:p>
    <w:p w14:paraId="38E45A31" w14:textId="759951F0" w:rsidR="00491B5D" w:rsidRDefault="00723E63" w:rsidP="001D1152">
      <w:r>
        <w:t xml:space="preserve">Trading is a continuous strategy in which decisions are taken sequentially and which </w:t>
      </w:r>
      <w:del w:id="13" w:author="NIRAV AU" w:date="2021-05-26T14:03:00Z">
        <w:r w:rsidDel="003D0EA0">
          <w:delText xml:space="preserve">collectively </w:delText>
        </w:r>
      </w:del>
      <w:ins w:id="14" w:author="NIRAV AU" w:date="2021-05-26T14:03:00Z">
        <w:r w:rsidR="003D0EA0">
          <w:t>cumulatively</w:t>
        </w:r>
        <w:r w:rsidR="003D0EA0">
          <w:t xml:space="preserve"> </w:t>
        </w:r>
      </w:ins>
      <w:del w:id="15" w:author="NIRAV AU" w:date="2021-05-26T14:03:00Z">
        <w:r w:rsidDel="003D0EA0">
          <w:delText xml:space="preserve">culminate </w:delText>
        </w:r>
      </w:del>
      <w:ins w:id="16" w:author="NIRAV AU" w:date="2021-05-26T14:03:00Z">
        <w:r w:rsidR="003D0EA0">
          <w:t>result</w:t>
        </w:r>
        <w:r w:rsidR="003D0EA0">
          <w:t xml:space="preserve"> </w:t>
        </w:r>
      </w:ins>
      <w:r>
        <w:t>in</w:t>
      </w:r>
      <w:del w:id="17" w:author="NIRAV AU" w:date="2021-05-26T14:03:00Z">
        <w:r w:rsidDel="003D0EA0">
          <w:delText>to</w:delText>
        </w:r>
      </w:del>
      <w:r>
        <w:t xml:space="preserve"> a profit or loss. As such, there are no specific label associated with any historical data and </w:t>
      </w:r>
      <w:r w:rsidR="00491B5D">
        <w:t xml:space="preserve">this </w:t>
      </w:r>
      <w:r>
        <w:t xml:space="preserve">is a major problem for traditional Supervised Learning </w:t>
      </w:r>
      <w:r w:rsidR="001D1152">
        <w:t xml:space="preserve">(SL) </w:t>
      </w:r>
      <w:r>
        <w:t xml:space="preserve">approaches. </w:t>
      </w:r>
      <w:r w:rsidR="00491B5D">
        <w:t xml:space="preserve">On the other hand, </w:t>
      </w:r>
      <w:r>
        <w:t xml:space="preserve">RL can </w:t>
      </w:r>
      <w:r w:rsidR="00D10BD8">
        <w:t>use feedback from its own action and experiences</w:t>
      </w:r>
      <w:r w:rsidR="00037003">
        <w:t xml:space="preserve">, such as </w:t>
      </w:r>
      <w:r>
        <w:t xml:space="preserve">the rewards returned by the stock market to learn an optimal trading strategy. </w:t>
      </w:r>
    </w:p>
    <w:p w14:paraId="6DEE3FE0" w14:textId="06BA148E" w:rsidR="001D1152" w:rsidRDefault="001D1152" w:rsidP="001D1152">
      <w:r>
        <w:t xml:space="preserve">RL also has different learning goals from SL. While SL learns to make the best predictions (Classification or Regression), RL learns a policy for actions that would maximize its long-term cumulative reward, which is </w:t>
      </w:r>
      <w:ins w:id="18" w:author="NIRAV AU" w:date="2021-05-26T14:04:00Z">
        <w:r w:rsidR="003D0EA0">
          <w:t xml:space="preserve">the </w:t>
        </w:r>
      </w:ins>
      <w:r>
        <w:t xml:space="preserve">goal of trading. </w:t>
      </w:r>
    </w:p>
    <w:p w14:paraId="6A3D232A" w14:textId="0DBDEECE" w:rsidR="00506381" w:rsidRDefault="00BA5C84" w:rsidP="00491B5D">
      <w:r>
        <w:t>T</w:t>
      </w:r>
      <w:r w:rsidR="00506381">
        <w:t xml:space="preserve">rading is a continuous </w:t>
      </w:r>
      <w:r w:rsidR="00491B5D">
        <w:t xml:space="preserve">activity and </w:t>
      </w:r>
      <w:r w:rsidR="00723E63">
        <w:t xml:space="preserve">has no </w:t>
      </w:r>
      <w:r w:rsidR="00491B5D">
        <w:t xml:space="preserve">defined </w:t>
      </w:r>
      <w:r w:rsidR="00506381">
        <w:t xml:space="preserve">endpoint. </w:t>
      </w:r>
      <w:r w:rsidR="00AE58C0">
        <w:t>Also,</w:t>
      </w:r>
      <w:r w:rsidR="00723E63">
        <w:t xml:space="preserve"> t</w:t>
      </w:r>
      <w:r w:rsidR="00506381">
        <w:t xml:space="preserve">rading is a partially observable </w:t>
      </w:r>
      <w:r w:rsidR="00723E63">
        <w:t xml:space="preserve">environment </w:t>
      </w:r>
      <w:r w:rsidR="00506381">
        <w:t xml:space="preserve">as we do not have complete information about the traders in the market. Since </w:t>
      </w:r>
      <w:r>
        <w:t>we have a</w:t>
      </w:r>
      <w:r w:rsidRPr="0022638B">
        <w:rPr>
          <w:rFonts w:cs="Arial"/>
        </w:rPr>
        <w:t xml:space="preserve"> </w:t>
      </w:r>
      <w:r w:rsidRPr="0053658A">
        <w:rPr>
          <w:rFonts w:cs="Arial"/>
          <w:color w:val="000000"/>
          <w:u w:val="single"/>
          <w:shd w:val="clear" w:color="auto" w:fill="FFFFFF"/>
        </w:rPr>
        <w:t>Partially Observable Markov Decision Processes</w:t>
      </w:r>
      <w:r w:rsidRPr="0022638B">
        <w:rPr>
          <w:rFonts w:cs="Arial"/>
          <w:color w:val="000000"/>
          <w:shd w:val="clear" w:color="auto" w:fill="FFFFFF"/>
        </w:rPr>
        <w:t xml:space="preserve"> (POMDP)</w:t>
      </w:r>
      <w:r w:rsidR="00491B5D" w:rsidRPr="0022638B">
        <w:rPr>
          <w:rFonts w:cs="Arial"/>
          <w:color w:val="000000"/>
          <w:shd w:val="clear" w:color="auto" w:fill="FFFFFF"/>
        </w:rPr>
        <w:t xml:space="preserve"> and </w:t>
      </w:r>
      <w:r w:rsidR="00506381">
        <w:t xml:space="preserve">we don’t know the reward function and transition probability, we use </w:t>
      </w:r>
      <w:r w:rsidR="0053658A" w:rsidRPr="0053658A">
        <w:rPr>
          <w:u w:val="single"/>
        </w:rPr>
        <w:t>Q-Learning</w:t>
      </w:r>
      <w:r w:rsidR="0053658A">
        <w:t xml:space="preserve"> as our approach</w:t>
      </w:r>
      <w:r w:rsidR="00506381">
        <w:t>.</w:t>
      </w:r>
    </w:p>
    <w:p w14:paraId="7CB6FD80" w14:textId="66BD0BB1" w:rsidR="00057378" w:rsidRPr="008C2105" w:rsidRDefault="006506A8" w:rsidP="00057378">
      <w:r w:rsidRPr="008C2105">
        <w:t>Q</w:t>
      </w:r>
      <w:r w:rsidR="004E5E87" w:rsidRPr="008C2105">
        <w:t>-learning is a model-free reinforcement learning algorithm. It is a value-based</w:t>
      </w:r>
      <w:r w:rsidR="0070725B">
        <w:t xml:space="preserve">, off policy </w:t>
      </w:r>
      <w:r w:rsidR="004E5E87" w:rsidRPr="008C2105">
        <w:t xml:space="preserve">method that </w:t>
      </w:r>
      <w:r w:rsidRPr="008C2105">
        <w:t xml:space="preserve">supplies </w:t>
      </w:r>
      <w:r w:rsidR="004E5E87" w:rsidRPr="008C2105">
        <w:t xml:space="preserve">information to an agent for the </w:t>
      </w:r>
      <w:r w:rsidR="00491B5D" w:rsidRPr="008C2105">
        <w:t>next</w:t>
      </w:r>
      <w:r w:rsidR="004E5E87" w:rsidRPr="008C2105">
        <w:t xml:space="preserve"> </w:t>
      </w:r>
      <w:r w:rsidRPr="008C2105">
        <w:t xml:space="preserve">trading </w:t>
      </w:r>
      <w:r w:rsidR="004E5E87" w:rsidRPr="008C2105">
        <w:t>action</w:t>
      </w:r>
      <w:r w:rsidRPr="008C2105">
        <w:t xml:space="preserve"> (</w:t>
      </w:r>
      <w:del w:id="19" w:author="NIRAV AU" w:date="2021-05-26T14:05:00Z">
        <w:r w:rsidRPr="008C2105" w:rsidDel="003D0EA0">
          <w:delText>buy, hold, sell</w:delText>
        </w:r>
      </w:del>
      <w:ins w:id="20" w:author="NIRAV AU" w:date="2021-05-26T14:05:00Z">
        <w:r w:rsidR="003D0EA0">
          <w:t>BUY, HOLD, SELL</w:t>
        </w:r>
      </w:ins>
      <w:r w:rsidRPr="008C2105">
        <w:t>)</w:t>
      </w:r>
      <w:r w:rsidR="004E5E87" w:rsidRPr="008C2105">
        <w:t>.</w:t>
      </w:r>
      <w:r w:rsidR="0070725B">
        <w:t xml:space="preserve"> T</w:t>
      </w:r>
      <w:r w:rsidR="0070725B" w:rsidRPr="008C2105">
        <w:t xml:space="preserve">he </w:t>
      </w:r>
      <w:r w:rsidR="0070725B">
        <w:t>Q</w:t>
      </w:r>
      <w:r w:rsidR="0070725B" w:rsidRPr="008C2105">
        <w:t xml:space="preserve">-learning function learns </w:t>
      </w:r>
      <w:r w:rsidR="0070725B">
        <w:t xml:space="preserve">through the </w:t>
      </w:r>
      <w:r w:rsidR="0070725B" w:rsidRPr="003D0EA0">
        <w:rPr>
          <w:u w:val="single"/>
          <w:rPrChange w:id="21" w:author="NIRAV AU" w:date="2021-05-26T14:08:00Z">
            <w:rPr/>
          </w:rPrChange>
        </w:rPr>
        <w:t>epsilon greedy algorithm</w:t>
      </w:r>
      <w:r w:rsidR="0070725B">
        <w:t xml:space="preserve"> by exploiting </w:t>
      </w:r>
      <w:ins w:id="22" w:author="NIRAV AU" w:date="2021-05-26T14:07:00Z">
        <w:r w:rsidR="003D0EA0">
          <w:t xml:space="preserve">known knowledge </w:t>
        </w:r>
      </w:ins>
      <w:r w:rsidR="0070725B">
        <w:t xml:space="preserve">and </w:t>
      </w:r>
      <w:r w:rsidR="0070725B" w:rsidRPr="008C2105">
        <w:t>occasional</w:t>
      </w:r>
      <w:r w:rsidR="0070725B">
        <w:t>ly exploring</w:t>
      </w:r>
      <w:r w:rsidR="0070725B" w:rsidRPr="008C2105">
        <w:t xml:space="preserve"> random actions that are outside the current policy.</w:t>
      </w:r>
    </w:p>
    <w:p w14:paraId="4A3B80BB" w14:textId="7E7BC159" w:rsidR="006506A8" w:rsidRDefault="004E5E87" w:rsidP="00C73CED">
      <w:r w:rsidRPr="00B13BD5">
        <w:rPr>
          <w:u w:val="single"/>
        </w:rPr>
        <w:t>Q</w:t>
      </w:r>
      <w:r w:rsidR="006506A8" w:rsidRPr="00B13BD5">
        <w:rPr>
          <w:u w:val="single"/>
        </w:rPr>
        <w:t>-value</w:t>
      </w:r>
      <w:r w:rsidRPr="008C2105">
        <w:t xml:space="preserve"> refers to the action quality </w:t>
      </w:r>
      <w:r w:rsidR="00491B5D" w:rsidRPr="008C2105">
        <w:t xml:space="preserve">and is stored in </w:t>
      </w:r>
      <w:r w:rsidRPr="008C2105">
        <w:t>Q-table with dimensions [state,</w:t>
      </w:r>
      <w:r w:rsidR="00491B5D" w:rsidRPr="008C2105">
        <w:t xml:space="preserve"> </w:t>
      </w:r>
      <w:r w:rsidRPr="008C2105">
        <w:t>action]</w:t>
      </w:r>
      <w:r w:rsidR="00491B5D" w:rsidRPr="008C2105">
        <w:t xml:space="preserve">. The Q-value is </w:t>
      </w:r>
      <w:r w:rsidRPr="008C2105">
        <w:t xml:space="preserve">the </w:t>
      </w:r>
      <w:r w:rsidRPr="003D0EA0">
        <w:rPr>
          <w:u w:val="single"/>
          <w:rPrChange w:id="23" w:author="NIRAV AU" w:date="2021-05-26T14:08:00Z">
            <w:rPr/>
          </w:rPrChange>
        </w:rPr>
        <w:t>maximum discounted future reward</w:t>
      </w:r>
      <w:r w:rsidRPr="008C2105">
        <w:t xml:space="preserve"> when an action</w:t>
      </w:r>
      <w:r w:rsidR="00274ED9">
        <w:t>,</w:t>
      </w:r>
      <w:r w:rsidRPr="008C2105">
        <w:t xml:space="preserve"> </w:t>
      </w:r>
      <w:r w:rsidR="00274ED9">
        <w:t>a,</w:t>
      </w:r>
      <w:r w:rsidR="006506A8" w:rsidRPr="008C2105">
        <w:t xml:space="preserve"> </w:t>
      </w:r>
      <w:r w:rsidRPr="008C2105">
        <w:t>is performed in a state</w:t>
      </w:r>
      <w:r w:rsidR="00274ED9">
        <w:t>,</w:t>
      </w:r>
      <w:r w:rsidRPr="008C2105">
        <w:t xml:space="preserve"> s.</w:t>
      </w:r>
      <w:r w:rsidR="006506A8" w:rsidRPr="008C2105">
        <w:t xml:space="preserve"> The objective of Q-learning is to learn the optimal value of the Q-table</w:t>
      </w:r>
      <w:r w:rsidR="002D7DA9" w:rsidRPr="008C2105">
        <w:t xml:space="preserve"> that will provide the maximum reward at the end of the n number of training cycles or iterations.</w:t>
      </w:r>
      <w:r w:rsidR="006506A8" w:rsidRPr="008C2105">
        <w:t xml:space="preserve"> It functions well without the reward functions and state transition probabilities.</w:t>
      </w:r>
    </w:p>
    <w:p w14:paraId="57165D6E" w14:textId="0133447C" w:rsidR="00F73EBF" w:rsidRPr="00FD667C" w:rsidRDefault="00630B7B" w:rsidP="00FD667C">
      <w:r w:rsidRPr="003D0EA0">
        <w:rPr>
          <w:u w:val="single"/>
          <w:rPrChange w:id="24" w:author="NIRAV AU" w:date="2021-05-26T14:07:00Z">
            <w:rPr/>
          </w:rPrChange>
        </w:rPr>
        <w:t>Deep Q-Learning</w:t>
      </w:r>
      <w:r w:rsidRPr="00DB6B72">
        <w:t> </w:t>
      </w:r>
      <w:r w:rsidR="004056EC">
        <w:t xml:space="preserve">replaces the Q-table and </w:t>
      </w:r>
      <w:r w:rsidRPr="008C2105">
        <w:t>approximates the Q-value with a neural network as a function approximator</w:t>
      </w:r>
      <w:r>
        <w:t>.</w:t>
      </w:r>
      <w:r w:rsidR="004056EC">
        <w:t xml:space="preserve"> </w:t>
      </w:r>
      <w:r w:rsidR="006506A8">
        <w:t>At run-time, the agent will evaluate</w:t>
      </w:r>
      <w:r w:rsidR="00956931">
        <w:t xml:space="preserve"> </w:t>
      </w:r>
      <w:r w:rsidR="006506A8">
        <w:t>every action from the current state and select the one with the maximum Q-value</w:t>
      </w:r>
      <w:r w:rsidR="00C7442E">
        <w:t>.</w:t>
      </w:r>
      <w:r w:rsidR="00F73EBF">
        <w:br w:type="page"/>
      </w:r>
    </w:p>
    <w:p w14:paraId="43A2347F" w14:textId="1424D1CF" w:rsidR="00964CC0" w:rsidRDefault="00F46DEB" w:rsidP="00964CC0">
      <w:pPr>
        <w:pStyle w:val="Head1"/>
      </w:pPr>
      <w:bookmarkStart w:id="25" w:name="_Toc72882290"/>
      <w:r>
        <w:lastRenderedPageBreak/>
        <w:t>model</w:t>
      </w:r>
      <w:r w:rsidR="00964CC0">
        <w:t xml:space="preserve"> </w:t>
      </w:r>
      <w:bookmarkEnd w:id="12"/>
      <w:r>
        <w:t>overview and implementation</w:t>
      </w:r>
      <w:bookmarkEnd w:id="25"/>
    </w:p>
    <w:p w14:paraId="7DD11C49" w14:textId="6256418A" w:rsidR="00174582" w:rsidRDefault="0059576D" w:rsidP="003D0EA0">
      <w:pPr>
        <w:pPrChange w:id="26" w:author="NIRAV AU" w:date="2021-05-26T14:09:00Z">
          <w:pPr/>
        </w:pPrChange>
      </w:pPr>
      <w:r>
        <w:t xml:space="preserve">The analysis and work done in this project </w:t>
      </w:r>
      <w:del w:id="27" w:author="NIRAV AU" w:date="2021-05-26T14:11:00Z">
        <w:r w:rsidDel="0021634A">
          <w:delText xml:space="preserve">aims to </w:delText>
        </w:r>
      </w:del>
      <w:r>
        <w:t>improve</w:t>
      </w:r>
      <w:ins w:id="28" w:author="NIRAV AU" w:date="2021-05-26T14:11:00Z">
        <w:r w:rsidR="0021634A">
          <w:t>s</w:t>
        </w:r>
      </w:ins>
      <w:r>
        <w:t xml:space="preserve"> on an existing Deep Q-Network reinforcement learning model </w:t>
      </w:r>
      <w:del w:id="29" w:author="NIRAV AU" w:date="2021-05-26T14:11:00Z">
        <w:r w:rsidDel="0021634A">
          <w:delText xml:space="preserve">which is </w:delText>
        </w:r>
      </w:del>
      <w:r>
        <w:t xml:space="preserve">available </w:t>
      </w:r>
      <w:ins w:id="30" w:author="NIRAV AU" w:date="2021-05-26T14:09:00Z">
        <w:r w:rsidR="003D0EA0">
          <w:fldChar w:fldCharType="begin"/>
        </w:r>
        <w:r w:rsidR="003D0EA0">
          <w:instrText xml:space="preserve"> HYPERLINK "https://www.kaggle.com/itoeiji/deep-reinforcement-learning-on-stock-data/notebook" </w:instrText>
        </w:r>
        <w:r w:rsidR="003D0EA0">
          <w:fldChar w:fldCharType="separate"/>
        </w:r>
        <w:r w:rsidR="003D0EA0" w:rsidRPr="003D0EA0">
          <w:rPr>
            <w:rStyle w:val="Hyperlink"/>
          </w:rPr>
          <w:t>h</w:t>
        </w:r>
        <w:r w:rsidR="003D0EA0" w:rsidRPr="003D0EA0">
          <w:rPr>
            <w:rStyle w:val="Hyperlink"/>
          </w:rPr>
          <w:t>e</w:t>
        </w:r>
        <w:r w:rsidR="003D0EA0" w:rsidRPr="003D0EA0">
          <w:rPr>
            <w:rStyle w:val="Hyperlink"/>
          </w:rPr>
          <w:t>re</w:t>
        </w:r>
        <w:r w:rsidR="003D0EA0">
          <w:fldChar w:fldCharType="end"/>
        </w:r>
      </w:ins>
      <w:del w:id="31" w:author="NIRAV AU" w:date="2021-05-26T14:09:00Z">
        <w:r w:rsidDel="003D0EA0">
          <w:delText>on Kaggle:</w:delText>
        </w:r>
      </w:del>
      <w:ins w:id="32" w:author="NIRAV AU" w:date="2021-05-26T14:09:00Z">
        <w:r w:rsidR="003D0EA0">
          <w:t>.</w:t>
        </w:r>
      </w:ins>
      <w:r w:rsidR="007D3FEA">
        <w:t xml:space="preserve"> </w:t>
      </w:r>
      <w:del w:id="33" w:author="NIRAV AU" w:date="2021-05-26T14:09:00Z">
        <w:r w:rsidR="00F2277C" w:rsidDel="003D0EA0">
          <w:fldChar w:fldCharType="begin"/>
        </w:r>
        <w:r w:rsidR="00F2277C" w:rsidDel="003D0EA0">
          <w:delInstrText xml:space="preserve"> HYPERLINK "https://www.kaggle.com/itoeiji/deep-reinforcement-learning-on-stock-data/notebook" </w:delInstrText>
        </w:r>
        <w:r w:rsidR="00F2277C" w:rsidDel="003D0EA0">
          <w:fldChar w:fldCharType="separate"/>
        </w:r>
        <w:r w:rsidRPr="00DB24DF" w:rsidDel="003D0EA0">
          <w:rPr>
            <w:rStyle w:val="Hyperlink"/>
          </w:rPr>
          <w:delText>https://www.kaggle.com/itoeiji/deep-reinforcement-learning-on-stock-data/notebook</w:delText>
        </w:r>
        <w:r w:rsidR="00F2277C" w:rsidDel="003D0EA0">
          <w:rPr>
            <w:rStyle w:val="Hyperlink"/>
          </w:rPr>
          <w:fldChar w:fldCharType="end"/>
        </w:r>
      </w:del>
    </w:p>
    <w:p w14:paraId="7932AF98" w14:textId="09A29DC0" w:rsidR="00F56E5E" w:rsidRDefault="008D198D" w:rsidP="007D3FEA">
      <w:r>
        <w:t xml:space="preserve">The model divides the data set into the training dataset and the test dataset. The agent learns using the training dataset and </w:t>
      </w:r>
      <w:r w:rsidR="00F56E5E">
        <w:t xml:space="preserve">is </w:t>
      </w:r>
      <w:r>
        <w:t xml:space="preserve">used to </w:t>
      </w:r>
      <w:r w:rsidR="00F56E5E">
        <w:t>predict buy/sell/hold actions to maximize profits.</w:t>
      </w:r>
    </w:p>
    <w:p w14:paraId="587C1553" w14:textId="7FECCCBC" w:rsidR="00E904EE" w:rsidRDefault="00E904EE" w:rsidP="007D3FEA">
      <w:r>
        <w:t xml:space="preserve">A deep neural network is used to predict the action value based on input states. Due to the nature of stock markets, </w:t>
      </w:r>
      <w:r w:rsidR="00EB29C6">
        <w:t>prices are</w:t>
      </w:r>
      <w:r w:rsidR="0042094D">
        <w:t xml:space="preserve"> somewhat</w:t>
      </w:r>
      <w:r w:rsidR="00EB29C6">
        <w:t xml:space="preserve"> correlated sequentially. Hence, an experience relay is deployed to stabilize the network. The agent uses a memory to store batches of historical data which is parsed in randomly to train the neural network. The target</w:t>
      </w:r>
      <w:r w:rsidR="00EF3D4E">
        <w:t xml:space="preserve"> Q</w:t>
      </w:r>
      <w:r w:rsidR="00EB29C6">
        <w:t xml:space="preserve"> network is updated periodically to further reduce correlation.</w:t>
      </w:r>
    </w:p>
    <w:p w14:paraId="23414C4D" w14:textId="77777777" w:rsidR="007D3FEA" w:rsidRPr="007D3FEA" w:rsidRDefault="007D3FEA" w:rsidP="007D3FEA">
      <w:r w:rsidRPr="007D3FEA">
        <w:t xml:space="preserve">The neural network structure is displayed in Appendix I. The general design is to have a deeper network with more neurons to handle the complexity of a trading scenario. </w:t>
      </w:r>
    </w:p>
    <w:p w14:paraId="1B18EE0E" w14:textId="77777777" w:rsidR="007D3FEA" w:rsidRDefault="007D3FEA" w:rsidP="007D3FEA">
      <w:r w:rsidRPr="007D3FEA">
        <w:t>In this project, we are focused more on designing the environment and evaluating the agent for better representation and performance comparison.</w:t>
      </w:r>
    </w:p>
    <w:p w14:paraId="50125033" w14:textId="77777777" w:rsidR="000C0763" w:rsidRDefault="000C0763" w:rsidP="002A46EC">
      <w:pPr>
        <w:jc w:val="left"/>
      </w:pPr>
    </w:p>
    <w:p w14:paraId="04342E4F" w14:textId="6FF3BA8C" w:rsidR="009A06ED" w:rsidRDefault="00D14D3C" w:rsidP="009A06ED">
      <w:pPr>
        <w:pStyle w:val="Head2"/>
      </w:pPr>
      <w:bookmarkStart w:id="34" w:name="_Toc72882291"/>
      <w:r>
        <w:t>state</w:t>
      </w:r>
      <w:bookmarkEnd w:id="34"/>
    </w:p>
    <w:p w14:paraId="33B15CE4" w14:textId="7674548F" w:rsidR="006A578E" w:rsidRPr="006A578E" w:rsidRDefault="006A578E" w:rsidP="006A578E">
      <w:r w:rsidRPr="006A578E">
        <w:rPr>
          <w:shd w:val="clear" w:color="auto" w:fill="FFFFFF"/>
        </w:rPr>
        <w:t>A </w:t>
      </w:r>
      <w:r w:rsidRPr="006A578E">
        <w:rPr>
          <w:rStyle w:val="Strong"/>
          <w:rFonts w:cs="Arial"/>
          <w:shd w:val="clear" w:color="auto" w:fill="FFFFFF"/>
        </w:rPr>
        <w:t>state</w:t>
      </w:r>
      <w:r w:rsidRPr="006A578E">
        <w:rPr>
          <w:shd w:val="clear" w:color="auto" w:fill="FFFFFF"/>
        </w:rPr>
        <w:t xml:space="preserve"> is the description on the current environment that the agent finds itself. The details on this state are provided to the agent by the environment. It is important that this state has the </w:t>
      </w:r>
      <w:hyperlink r:id="rId10" w:history="1">
        <w:r w:rsidRPr="007101B5">
          <w:rPr>
            <w:rStyle w:val="Hyperlink"/>
            <w:color w:val="auto"/>
          </w:rPr>
          <w:t>Markov Property</w:t>
        </w:r>
      </w:hyperlink>
      <w:r w:rsidR="007101B5">
        <w:t>. This means that</w:t>
      </w:r>
      <w:r w:rsidRPr="006A578E">
        <w:t xml:space="preserve"> the current state information has sufficient and necessary information for the agent to accurately predict expected next rewards and next states given an action, without the need for any additional information.</w:t>
      </w:r>
    </w:p>
    <w:p w14:paraId="36455924" w14:textId="4CCB867E" w:rsidR="006A578E" w:rsidRPr="006A578E" w:rsidRDefault="006A578E" w:rsidP="006A578E">
      <w:r w:rsidRPr="006A578E">
        <w:t xml:space="preserve">In our trading model, our OHLC daily price data is a time series and is </w:t>
      </w:r>
      <w:r w:rsidRPr="0021634A">
        <w:rPr>
          <w:u w:val="single"/>
          <w:rPrChange w:id="35" w:author="NIRAV AU" w:date="2021-05-26T14:12:00Z">
            <w:rPr/>
          </w:rPrChange>
        </w:rPr>
        <w:t>not stationary</w:t>
      </w:r>
      <w:r w:rsidR="007101B5">
        <w:t xml:space="preserve">. In other words, </w:t>
      </w:r>
      <w:r w:rsidRPr="006A578E">
        <w:t xml:space="preserve">there is a trend embedded within the time-series. We make the daily OHLC price data by calculating the daily returns </w:t>
      </w:r>
      <w:r w:rsidR="000073B9">
        <w:t>(</w:t>
      </w:r>
      <w:r w:rsidRPr="006A578E">
        <w:t>today’s price – yesterday’s price</w:t>
      </w:r>
      <w:r w:rsidR="000073B9">
        <w:t>)</w:t>
      </w:r>
      <w:r w:rsidRPr="006A578E">
        <w:t xml:space="preserve">. This makes the returns data </w:t>
      </w:r>
      <w:r w:rsidR="00AE58C0" w:rsidRPr="006A578E">
        <w:t>stationary,</w:t>
      </w:r>
      <w:r w:rsidRPr="006A578E">
        <w:t xml:space="preserve"> and this is what we use in our model to describe current state. </w:t>
      </w:r>
    </w:p>
    <w:p w14:paraId="0D5E4A8F" w14:textId="6939A0C9" w:rsidR="0065603E" w:rsidRDefault="006A578E" w:rsidP="006A578E">
      <w:r w:rsidRPr="006A578E">
        <w:t xml:space="preserve">Furthermore, given the inherent trends in the price data, a single day of price returns is not sufficient to describe the complete state of the market. </w:t>
      </w:r>
      <w:r w:rsidR="00AE58C0" w:rsidRPr="006A578E">
        <w:t>Hence,</w:t>
      </w:r>
      <w:r w:rsidRPr="006A578E">
        <w:t xml:space="preserve"> we use a sliding window of n days of historical returns data (defined by parameter </w:t>
      </w:r>
      <w:proofErr w:type="spellStart"/>
      <w:r w:rsidRPr="006A578E">
        <w:t>historical_n</w:t>
      </w:r>
      <w:proofErr w:type="spellEnd"/>
      <w:r w:rsidRPr="006A578E">
        <w:t xml:space="preserve"> = 90) in the state description to provide the agent the full view of market movements in the recent past.</w:t>
      </w:r>
    </w:p>
    <w:p w14:paraId="58F0BFD2" w14:textId="1E330879" w:rsidR="0065603E" w:rsidRDefault="0065603E" w:rsidP="006A578E">
      <w:r>
        <w:t>We also explored the usage of various technical analysis indicators to ensure the state fulfils the Markov property. A brief explanation of the technical analysis used is as followed:</w:t>
      </w:r>
    </w:p>
    <w:p w14:paraId="6CCACB65" w14:textId="4D0EE7A9" w:rsidR="0065603E" w:rsidRDefault="0065603E" w:rsidP="0065603E">
      <w:pPr>
        <w:pStyle w:val="ListParagraph"/>
        <w:numPr>
          <w:ilvl w:val="0"/>
          <w:numId w:val="40"/>
        </w:numPr>
        <w:spacing w:line="256" w:lineRule="auto"/>
        <w:rPr>
          <w:rFonts w:cs="Arial"/>
          <w:color w:val="000000"/>
          <w:shd w:val="clear" w:color="auto" w:fill="FFFFFF"/>
        </w:rPr>
      </w:pPr>
      <w:r w:rsidRPr="0021634A">
        <w:rPr>
          <w:rFonts w:cs="Arial"/>
          <w:b/>
          <w:bCs/>
          <w:color w:val="000000"/>
          <w:shd w:val="clear" w:color="auto" w:fill="FFFFFF"/>
          <w:rPrChange w:id="36" w:author="NIRAV AU" w:date="2021-05-26T14:13:00Z">
            <w:rPr>
              <w:rFonts w:cs="Arial"/>
              <w:color w:val="000000"/>
              <w:shd w:val="clear" w:color="auto" w:fill="FFFFFF"/>
            </w:rPr>
          </w:rPrChange>
        </w:rPr>
        <w:t>Trade Volume</w:t>
      </w:r>
      <w:r>
        <w:rPr>
          <w:rFonts w:cs="Arial"/>
          <w:color w:val="000000"/>
          <w:shd w:val="clear" w:color="auto" w:fill="FFFFFF"/>
        </w:rPr>
        <w:t xml:space="preserve">: </w:t>
      </w:r>
      <w:r w:rsidR="000200E8">
        <w:rPr>
          <w:rFonts w:cs="Arial"/>
          <w:color w:val="000000"/>
          <w:shd w:val="clear" w:color="auto" w:fill="FFFFFF"/>
        </w:rPr>
        <w:t>T</w:t>
      </w:r>
      <w:r>
        <w:rPr>
          <w:rFonts w:cs="Arial"/>
          <w:color w:val="000000"/>
          <w:shd w:val="clear" w:color="auto" w:fill="FFFFFF"/>
        </w:rPr>
        <w:t xml:space="preserve">his is the total volume over the entire trading day </w:t>
      </w:r>
    </w:p>
    <w:p w14:paraId="3AE9E019" w14:textId="77777777" w:rsidR="0065603E" w:rsidRDefault="0065603E" w:rsidP="0065603E">
      <w:pPr>
        <w:pStyle w:val="ListParagraph"/>
        <w:numPr>
          <w:ilvl w:val="0"/>
          <w:numId w:val="40"/>
        </w:numPr>
        <w:spacing w:line="256" w:lineRule="auto"/>
        <w:rPr>
          <w:rFonts w:cs="Arial"/>
          <w:color w:val="000000"/>
          <w:shd w:val="clear" w:color="auto" w:fill="FFFFFF"/>
        </w:rPr>
      </w:pPr>
      <w:r w:rsidRPr="0021634A">
        <w:rPr>
          <w:rFonts w:cs="Arial"/>
          <w:b/>
          <w:bCs/>
          <w:color w:val="000000"/>
          <w:shd w:val="clear" w:color="auto" w:fill="FFFFFF"/>
          <w:rPrChange w:id="37" w:author="NIRAV AU" w:date="2021-05-26T14:13:00Z">
            <w:rPr>
              <w:rFonts w:cs="Arial"/>
              <w:color w:val="000000"/>
              <w:shd w:val="clear" w:color="auto" w:fill="FFFFFF"/>
            </w:rPr>
          </w:rPrChange>
        </w:rPr>
        <w:t>SMA-14</w:t>
      </w:r>
      <w:r>
        <w:rPr>
          <w:rFonts w:cs="Arial"/>
          <w:color w:val="000000"/>
          <w:shd w:val="clear" w:color="auto" w:fill="FFFFFF"/>
        </w:rPr>
        <w:t xml:space="preserve">:  This is the simple moving averages over a </w:t>
      </w:r>
      <w:proofErr w:type="gramStart"/>
      <w:r>
        <w:rPr>
          <w:rFonts w:cs="Arial"/>
          <w:color w:val="000000"/>
          <w:shd w:val="clear" w:color="auto" w:fill="FFFFFF"/>
        </w:rPr>
        <w:t>14 day</w:t>
      </w:r>
      <w:proofErr w:type="gramEnd"/>
      <w:r>
        <w:rPr>
          <w:rFonts w:cs="Arial"/>
          <w:color w:val="000000"/>
          <w:shd w:val="clear" w:color="auto" w:fill="FFFFFF"/>
        </w:rPr>
        <w:t xml:space="preserve"> rolling window</w:t>
      </w:r>
    </w:p>
    <w:p w14:paraId="3946E30B" w14:textId="77777777" w:rsidR="0065603E" w:rsidRDefault="0065603E" w:rsidP="0065603E">
      <w:pPr>
        <w:pStyle w:val="ListParagraph"/>
        <w:numPr>
          <w:ilvl w:val="0"/>
          <w:numId w:val="40"/>
        </w:numPr>
        <w:spacing w:line="256" w:lineRule="auto"/>
        <w:rPr>
          <w:rFonts w:cs="Arial"/>
          <w:color w:val="000000"/>
          <w:shd w:val="clear" w:color="auto" w:fill="FFFFFF"/>
        </w:rPr>
      </w:pPr>
      <w:r w:rsidRPr="0021634A">
        <w:rPr>
          <w:rFonts w:cs="Arial"/>
          <w:b/>
          <w:bCs/>
          <w:color w:val="000000"/>
          <w:shd w:val="clear" w:color="auto" w:fill="FFFFFF"/>
          <w:rPrChange w:id="38" w:author="NIRAV AU" w:date="2021-05-26T14:13:00Z">
            <w:rPr>
              <w:rFonts w:cs="Arial"/>
              <w:color w:val="000000"/>
              <w:shd w:val="clear" w:color="auto" w:fill="FFFFFF"/>
            </w:rPr>
          </w:rPrChange>
        </w:rPr>
        <w:t>EMA-14</w:t>
      </w:r>
      <w:r>
        <w:rPr>
          <w:rFonts w:cs="Arial"/>
          <w:color w:val="000000"/>
          <w:shd w:val="clear" w:color="auto" w:fill="FFFFFF"/>
        </w:rPr>
        <w:t xml:space="preserve">:  This is the exponential moving average over a </w:t>
      </w:r>
      <w:proofErr w:type="gramStart"/>
      <w:r>
        <w:rPr>
          <w:rFonts w:cs="Arial"/>
          <w:color w:val="000000"/>
          <w:shd w:val="clear" w:color="auto" w:fill="FFFFFF"/>
        </w:rPr>
        <w:t>14 day</w:t>
      </w:r>
      <w:proofErr w:type="gramEnd"/>
      <w:r>
        <w:rPr>
          <w:rFonts w:cs="Arial"/>
          <w:color w:val="000000"/>
          <w:shd w:val="clear" w:color="auto" w:fill="FFFFFF"/>
        </w:rPr>
        <w:t xml:space="preserve"> rolling window</w:t>
      </w:r>
    </w:p>
    <w:p w14:paraId="6F80ED2B" w14:textId="77777777" w:rsidR="0065603E" w:rsidRDefault="0065603E" w:rsidP="0065603E">
      <w:pPr>
        <w:pStyle w:val="ListParagraph"/>
        <w:numPr>
          <w:ilvl w:val="0"/>
          <w:numId w:val="40"/>
        </w:numPr>
        <w:shd w:val="clear" w:color="auto" w:fill="FFFFFF"/>
        <w:spacing w:before="100" w:beforeAutospacing="1" w:after="100" w:afterAutospacing="1" w:line="240" w:lineRule="auto"/>
        <w:jc w:val="left"/>
        <w:rPr>
          <w:rFonts w:ascii="Helvetica" w:eastAsia="Times New Roman" w:hAnsi="Helvetica" w:cs="Times New Roman"/>
          <w:color w:val="000000"/>
          <w:sz w:val="21"/>
          <w:szCs w:val="21"/>
          <w:lang w:val="en-US" w:eastAsia="en-US"/>
        </w:rPr>
      </w:pPr>
      <w:r w:rsidRPr="0021634A">
        <w:rPr>
          <w:rFonts w:cs="Arial"/>
          <w:b/>
          <w:bCs/>
          <w:color w:val="000000"/>
          <w:shd w:val="clear" w:color="auto" w:fill="FFFFFF"/>
          <w:rPrChange w:id="39" w:author="NIRAV AU" w:date="2021-05-26T14:13:00Z">
            <w:rPr>
              <w:rFonts w:cs="Arial"/>
              <w:color w:val="000000"/>
              <w:shd w:val="clear" w:color="auto" w:fill="FFFFFF"/>
            </w:rPr>
          </w:rPrChange>
        </w:rPr>
        <w:t>Bollinger Bands</w:t>
      </w:r>
      <w:r>
        <w:rPr>
          <w:rFonts w:cs="Arial"/>
          <w:color w:val="000000"/>
          <w:shd w:val="clear" w:color="auto" w:fill="FFFFFF"/>
        </w:rPr>
        <w:t xml:space="preserve">: Bollinger band is used to analyse if stock it is overbought or oversold. They consist of three bands: </w:t>
      </w:r>
    </w:p>
    <w:p w14:paraId="40177219" w14:textId="77777777" w:rsidR="0065603E" w:rsidRDefault="0065603E" w:rsidP="0065603E">
      <w:pPr>
        <w:pStyle w:val="ListParagraph"/>
        <w:numPr>
          <w:ilvl w:val="1"/>
          <w:numId w:val="40"/>
        </w:numPr>
        <w:shd w:val="clear" w:color="auto" w:fill="FFFFFF"/>
        <w:spacing w:before="100" w:beforeAutospacing="1" w:after="100" w:afterAutospacing="1" w:line="240" w:lineRule="auto"/>
        <w:jc w:val="left"/>
        <w:rPr>
          <w:rFonts w:ascii="Helvetica" w:eastAsia="Times New Roman" w:hAnsi="Helvetica" w:cs="Times New Roman"/>
          <w:color w:val="000000"/>
          <w:sz w:val="21"/>
          <w:szCs w:val="21"/>
          <w:lang w:val="en-US" w:eastAsia="en-US"/>
        </w:rPr>
      </w:pPr>
      <w:r>
        <w:rPr>
          <w:rFonts w:ascii="Helvetica" w:eastAsia="Times New Roman" w:hAnsi="Helvetica" w:cs="Times New Roman"/>
          <w:color w:val="000000"/>
          <w:sz w:val="21"/>
          <w:szCs w:val="21"/>
          <w:lang w:val="en-US" w:eastAsia="en-US"/>
        </w:rPr>
        <w:t>20-day moving average</w:t>
      </w:r>
    </w:p>
    <w:p w14:paraId="5E80FD13" w14:textId="77777777" w:rsidR="0065603E" w:rsidRDefault="0065603E" w:rsidP="0065603E">
      <w:pPr>
        <w:pStyle w:val="ListParagraph"/>
        <w:numPr>
          <w:ilvl w:val="1"/>
          <w:numId w:val="40"/>
        </w:numPr>
        <w:shd w:val="clear" w:color="auto" w:fill="FFFFFF"/>
        <w:spacing w:before="100" w:beforeAutospacing="1" w:after="100" w:afterAutospacing="1" w:line="240" w:lineRule="auto"/>
        <w:jc w:val="left"/>
        <w:rPr>
          <w:rFonts w:ascii="Helvetica" w:eastAsia="Times New Roman" w:hAnsi="Helvetica" w:cs="Times New Roman"/>
          <w:color w:val="000000"/>
          <w:sz w:val="21"/>
          <w:szCs w:val="21"/>
          <w:lang w:val="en-US" w:eastAsia="en-US"/>
        </w:rPr>
      </w:pPr>
      <w:r>
        <w:rPr>
          <w:rFonts w:ascii="Helvetica" w:eastAsia="Times New Roman" w:hAnsi="Helvetica" w:cs="Times New Roman"/>
          <w:color w:val="000000"/>
          <w:sz w:val="21"/>
          <w:szCs w:val="21"/>
          <w:lang w:val="en-US" w:eastAsia="en-US"/>
        </w:rPr>
        <w:t>Upper Bollinger band - 2 standard deviations above</w:t>
      </w:r>
    </w:p>
    <w:p w14:paraId="1579B37F" w14:textId="77777777" w:rsidR="0065603E" w:rsidRDefault="0065603E" w:rsidP="0065603E">
      <w:pPr>
        <w:pStyle w:val="ListParagraph"/>
        <w:numPr>
          <w:ilvl w:val="1"/>
          <w:numId w:val="40"/>
        </w:numPr>
        <w:shd w:val="clear" w:color="auto" w:fill="FFFFFF"/>
        <w:spacing w:before="240" w:after="0" w:line="240" w:lineRule="auto"/>
        <w:jc w:val="left"/>
        <w:rPr>
          <w:rFonts w:cs="Arial"/>
          <w:color w:val="000000"/>
          <w:shd w:val="clear" w:color="auto" w:fill="FFFFFF"/>
        </w:rPr>
      </w:pPr>
      <w:r>
        <w:rPr>
          <w:rFonts w:ascii="Helvetica" w:eastAsia="Times New Roman" w:hAnsi="Helvetica" w:cs="Times New Roman"/>
          <w:color w:val="000000"/>
          <w:sz w:val="21"/>
          <w:szCs w:val="21"/>
          <w:lang w:val="en-US" w:eastAsia="en-US"/>
        </w:rPr>
        <w:t>Lower Bollinger band - 2 standard deviations below</w:t>
      </w:r>
    </w:p>
    <w:p w14:paraId="22FE720A" w14:textId="1C9DAC4B" w:rsidR="0065603E" w:rsidRPr="007174D6" w:rsidRDefault="0065603E" w:rsidP="006A578E">
      <w:pPr>
        <w:pStyle w:val="ListParagraph"/>
        <w:numPr>
          <w:ilvl w:val="0"/>
          <w:numId w:val="40"/>
        </w:numPr>
        <w:rPr>
          <w:rFonts w:cs="Arial"/>
          <w:color w:val="000000"/>
          <w:shd w:val="clear" w:color="auto" w:fill="FFFFFF"/>
        </w:rPr>
      </w:pPr>
      <w:r w:rsidRPr="0021634A">
        <w:rPr>
          <w:rFonts w:cs="Arial"/>
          <w:b/>
          <w:bCs/>
          <w:color w:val="000000"/>
          <w:shd w:val="clear" w:color="auto" w:fill="FFFFFF"/>
          <w:rPrChange w:id="40" w:author="NIRAV AU" w:date="2021-05-26T14:14:00Z">
            <w:rPr>
              <w:rFonts w:cs="Arial"/>
              <w:color w:val="000000"/>
              <w:shd w:val="clear" w:color="auto" w:fill="FFFFFF"/>
            </w:rPr>
          </w:rPrChange>
        </w:rPr>
        <w:t>Stochastic Oscillator</w:t>
      </w:r>
      <w:r w:rsidRPr="0065603E">
        <w:rPr>
          <w:rFonts w:cs="Arial"/>
          <w:color w:val="000000"/>
          <w:shd w:val="clear" w:color="auto" w:fill="FFFFFF"/>
        </w:rPr>
        <w:t xml:space="preserve">: </w:t>
      </w:r>
      <w:r w:rsidR="000200E8">
        <w:rPr>
          <w:rFonts w:cs="Arial"/>
          <w:color w:val="000000"/>
          <w:shd w:val="clear" w:color="auto" w:fill="FFFFFF"/>
        </w:rPr>
        <w:t xml:space="preserve">This </w:t>
      </w:r>
      <w:r w:rsidRPr="0065603E">
        <w:rPr>
          <w:rFonts w:cs="Arial"/>
          <w:color w:val="000000"/>
          <w:shd w:val="clear" w:color="auto" w:fill="FFFFFF"/>
        </w:rPr>
        <w:t xml:space="preserve">is a momentum indicator which compares the recent closing price of an asset to a range of its prices over a specific period of time. It is an </w:t>
      </w:r>
      <w:r w:rsidRPr="0065603E">
        <w:rPr>
          <w:rFonts w:cs="Arial"/>
          <w:color w:val="000000"/>
          <w:shd w:val="clear" w:color="auto" w:fill="FFFFFF"/>
        </w:rPr>
        <w:lastRenderedPageBreak/>
        <w:t>indicator which does not follow price or volume but signifies the speed, or momentum of a price. Helps to identify a bullish or bearish trend in the market.</w:t>
      </w:r>
    </w:p>
    <w:p w14:paraId="5ABF6077" w14:textId="6621A800" w:rsidR="006A578E" w:rsidRPr="006A578E" w:rsidRDefault="007174D6" w:rsidP="006A578E">
      <w:r>
        <w:t xml:space="preserve">In final model, </w:t>
      </w:r>
      <w:r w:rsidRPr="006A578E">
        <w:t xml:space="preserve">the full state returned by the environment on every step is the </w:t>
      </w:r>
      <w:r>
        <w:t xml:space="preserve">summation of the </w:t>
      </w:r>
      <w:r w:rsidRPr="0021634A">
        <w:rPr>
          <w:u w:val="single"/>
          <w:rPrChange w:id="41" w:author="NIRAV AU" w:date="2021-05-26T14:14:00Z">
            <w:rPr/>
          </w:rPrChange>
        </w:rPr>
        <w:t>mark-to-market returns</w:t>
      </w:r>
      <w:r>
        <w:t xml:space="preserve"> of the strategy’s position, daily returns for the past 90 inclusive of today and the list of technical analysis indicators. </w:t>
      </w:r>
      <w:r w:rsidR="006A578E" w:rsidRPr="006A578E">
        <w:t xml:space="preserve">This state is input into the NN network to model the Q-value for the state-action value. </w:t>
      </w:r>
    </w:p>
    <w:p w14:paraId="23262360" w14:textId="0C478D77" w:rsidR="00101A77" w:rsidRPr="00101A77" w:rsidRDefault="00245EEF" w:rsidP="00101A77">
      <w:pPr>
        <w:tabs>
          <w:tab w:val="left" w:pos="1440"/>
        </w:tabs>
      </w:pPr>
      <w:r>
        <w:tab/>
      </w:r>
      <w:bookmarkStart w:id="42" w:name="_Toc72882292"/>
    </w:p>
    <w:p w14:paraId="39677CB2" w14:textId="1BABA6AE" w:rsidR="00D14D3C" w:rsidRDefault="00245EEF" w:rsidP="00436AF0">
      <w:pPr>
        <w:pStyle w:val="Head2"/>
      </w:pPr>
      <w:r>
        <w:t>ACTIONS</w:t>
      </w:r>
      <w:bookmarkEnd w:id="42"/>
    </w:p>
    <w:p w14:paraId="43F82126" w14:textId="77777777" w:rsidR="006A578E" w:rsidRDefault="006A578E" w:rsidP="006A578E">
      <w:pPr>
        <w:rPr>
          <w:rFonts w:cs="Arial"/>
          <w:shd w:val="clear" w:color="auto" w:fill="FFFFFF"/>
        </w:rPr>
      </w:pPr>
      <w:r>
        <w:t>Actions is the set of all possible moves the agent can make from a given state. </w:t>
      </w:r>
      <w:r>
        <w:rPr>
          <w:rFonts w:cs="Arial"/>
          <w:shd w:val="clear" w:color="auto" w:fill="FFFFFF"/>
        </w:rPr>
        <w:t xml:space="preserve">For our trading agent, there are only three permissible action: BUY, HOLD or SELL. </w:t>
      </w:r>
    </w:p>
    <w:p w14:paraId="211C850D" w14:textId="221D32D6" w:rsidR="006A578E" w:rsidRDefault="006A578E" w:rsidP="006A578E">
      <w:pPr>
        <w:rPr>
          <w:rFonts w:cs="Arial"/>
          <w:shd w:val="clear" w:color="auto" w:fill="FFFFFF"/>
        </w:rPr>
      </w:pPr>
      <w:r>
        <w:rPr>
          <w:rFonts w:cs="Arial"/>
          <w:shd w:val="clear" w:color="auto" w:fill="FFFFFF"/>
        </w:rPr>
        <w:t xml:space="preserve">In order to affect the off-policy learning the model employs an </w:t>
      </w:r>
      <w:r>
        <w:rPr>
          <w:rFonts w:cs="Arial"/>
          <w:u w:val="single"/>
          <w:shd w:val="clear" w:color="auto" w:fill="FFFFFF"/>
        </w:rPr>
        <w:t>Epsilon Greedy Policy</w:t>
      </w:r>
      <w:r>
        <w:rPr>
          <w:rFonts w:cs="Arial"/>
          <w:shd w:val="clear" w:color="auto" w:fill="FFFFFF"/>
        </w:rPr>
        <w:t xml:space="preserve"> to find the balance between the model’s </w:t>
      </w:r>
      <w:r>
        <w:rPr>
          <w:rFonts w:cs="Arial"/>
          <w:u w:val="single"/>
          <w:shd w:val="clear" w:color="auto" w:fill="FFFFFF"/>
        </w:rPr>
        <w:t>Explore vs Exploit</w:t>
      </w:r>
      <w:r>
        <w:rPr>
          <w:rFonts w:cs="Arial"/>
          <w:shd w:val="clear" w:color="auto" w:fill="FFFFFF"/>
        </w:rPr>
        <w:t xml:space="preserve"> behaviour.  The model defines a starting epsilon value (epsilon = 0.9) which starts decreasing by a pre-defined value (</w:t>
      </w:r>
      <w:proofErr w:type="spellStart"/>
      <w:r>
        <w:rPr>
          <w:rFonts w:cs="Arial"/>
          <w:shd w:val="clear" w:color="auto" w:fill="FFFFFF"/>
        </w:rPr>
        <w:t>epsilon_decrease</w:t>
      </w:r>
      <w:proofErr w:type="spellEnd"/>
      <w:r>
        <w:rPr>
          <w:rFonts w:cs="Arial"/>
          <w:shd w:val="clear" w:color="auto" w:fill="FFFFFF"/>
        </w:rPr>
        <w:t xml:space="preserve"> = 1e-3) after a predefined number of </w:t>
      </w:r>
      <w:proofErr w:type="gramStart"/>
      <w:r>
        <w:rPr>
          <w:rFonts w:cs="Arial"/>
          <w:shd w:val="clear" w:color="auto" w:fill="FFFFFF"/>
        </w:rPr>
        <w:t>step</w:t>
      </w:r>
      <w:proofErr w:type="gramEnd"/>
      <w:r>
        <w:rPr>
          <w:rFonts w:cs="Arial"/>
          <w:shd w:val="clear" w:color="auto" w:fill="FFFFFF"/>
        </w:rPr>
        <w:t xml:space="preserve"> </w:t>
      </w:r>
      <w:del w:id="43" w:author="NIRAV AU" w:date="2021-05-26T14:15:00Z">
        <w:r w:rsidDel="0021634A">
          <w:rPr>
            <w:rFonts w:cs="Arial"/>
            <w:shd w:val="clear" w:color="auto" w:fill="FFFFFF"/>
          </w:rPr>
          <w:delText xml:space="preserve"> </w:delText>
        </w:r>
      </w:del>
      <w:r>
        <w:rPr>
          <w:rFonts w:cs="Arial"/>
          <w:shd w:val="clear" w:color="auto" w:fill="FFFFFF"/>
        </w:rPr>
        <w:t>(</w:t>
      </w:r>
      <w:proofErr w:type="spellStart"/>
      <w:r>
        <w:rPr>
          <w:rFonts w:cs="Arial"/>
          <w:shd w:val="clear" w:color="auto" w:fill="FFFFFF"/>
        </w:rPr>
        <w:t>start_reduce_epsilon</w:t>
      </w:r>
      <w:proofErr w:type="spellEnd"/>
      <w:r>
        <w:rPr>
          <w:rFonts w:cs="Arial"/>
          <w:shd w:val="clear" w:color="auto" w:fill="FFFFFF"/>
        </w:rPr>
        <w:t xml:space="preserve"> = 200) till it reaches the specified minimum value (</w:t>
      </w:r>
      <w:proofErr w:type="spellStart"/>
      <w:r>
        <w:rPr>
          <w:rFonts w:cs="Arial"/>
          <w:shd w:val="clear" w:color="auto" w:fill="FFFFFF"/>
        </w:rPr>
        <w:t>epsilon_min</w:t>
      </w:r>
      <w:proofErr w:type="spellEnd"/>
      <w:r>
        <w:rPr>
          <w:rFonts w:cs="Arial"/>
          <w:shd w:val="clear" w:color="auto" w:fill="FFFFFF"/>
        </w:rPr>
        <w:t xml:space="preserve"> = 0.1). This allows the model to start with a high exploration rate and hence learn quickly during the initial steps and gradually reduce exploration and increase exploitation as the model starts learning the optimal policy. </w:t>
      </w:r>
    </w:p>
    <w:p w14:paraId="5E28F9D2" w14:textId="4E304815" w:rsidR="006A578E" w:rsidRDefault="006A578E" w:rsidP="006A578E">
      <w:pPr>
        <w:rPr>
          <w:rFonts w:cs="Arial"/>
          <w:shd w:val="clear" w:color="auto" w:fill="FFFFFF"/>
        </w:rPr>
      </w:pPr>
      <w:r>
        <w:rPr>
          <w:rFonts w:cs="Arial"/>
          <w:shd w:val="clear" w:color="auto" w:fill="FFFFFF"/>
        </w:rPr>
        <w:t xml:space="preserve">In the current model, if the agent signals the SELL action when there is no open position, the environment just ignores the action and returns zero rewards. This is because the current environment only allows a sell of an existing long position. However, the SELL signal from the agent is still a valid signal </w:t>
      </w:r>
      <w:r w:rsidR="00A2369F">
        <w:rPr>
          <w:rFonts w:cs="Arial"/>
          <w:shd w:val="clear" w:color="auto" w:fill="FFFFFF"/>
        </w:rPr>
        <w:t>which</w:t>
      </w:r>
      <w:r>
        <w:rPr>
          <w:rFonts w:cs="Arial"/>
          <w:shd w:val="clear" w:color="auto" w:fill="FFFFFF"/>
        </w:rPr>
        <w:t xml:space="preserve"> indicates that the best action from this state is to sell.  In future enhancement the environment will be enhanced to support short</w:t>
      </w:r>
      <w:r w:rsidR="00656F9E">
        <w:rPr>
          <w:rFonts w:cs="Arial"/>
          <w:shd w:val="clear" w:color="auto" w:fill="FFFFFF"/>
        </w:rPr>
        <w:t>-</w:t>
      </w:r>
      <w:r>
        <w:rPr>
          <w:rFonts w:cs="Arial"/>
          <w:shd w:val="clear" w:color="auto" w:fill="FFFFFF"/>
        </w:rPr>
        <w:t>selling</w:t>
      </w:r>
      <w:r w:rsidR="00656F9E">
        <w:rPr>
          <w:rFonts w:cs="Arial"/>
          <w:shd w:val="clear" w:color="auto" w:fill="FFFFFF"/>
        </w:rPr>
        <w:t xml:space="preserve">. </w:t>
      </w:r>
      <w:r w:rsidR="00656F9E" w:rsidRPr="0021634A">
        <w:rPr>
          <w:rFonts w:cs="Arial"/>
          <w:u w:val="single"/>
          <w:shd w:val="clear" w:color="auto" w:fill="FFFFFF"/>
          <w:rPrChange w:id="44" w:author="NIRAV AU" w:date="2021-05-26T14:15:00Z">
            <w:rPr>
              <w:rFonts w:cs="Arial"/>
              <w:shd w:val="clear" w:color="auto" w:fill="FFFFFF"/>
            </w:rPr>
          </w:rPrChange>
        </w:rPr>
        <w:t>Short-selling</w:t>
      </w:r>
      <w:r w:rsidR="00656F9E">
        <w:rPr>
          <w:rFonts w:cs="Arial"/>
          <w:shd w:val="clear" w:color="auto" w:fill="FFFFFF"/>
        </w:rPr>
        <w:t xml:space="preserve"> refers to the </w:t>
      </w:r>
      <w:r>
        <w:rPr>
          <w:rFonts w:cs="Arial"/>
          <w:shd w:val="clear" w:color="auto" w:fill="FFFFFF"/>
        </w:rPr>
        <w:t xml:space="preserve">selling the stock without a position (essentially borrowing stock and selling it with the expectation to buy it back when the market drops). With this enhancement the environment will act on the agent’s SELL signal by essentially shorting the stock and return a corresponding reward. </w:t>
      </w:r>
    </w:p>
    <w:p w14:paraId="712B3493" w14:textId="5BEF7FB7" w:rsidR="00E321D2" w:rsidRDefault="006A578E" w:rsidP="006A578E">
      <w:pPr>
        <w:rPr>
          <w:rFonts w:cs="Arial"/>
          <w:color w:val="4D4E4F"/>
          <w:sz w:val="21"/>
          <w:szCs w:val="21"/>
          <w:shd w:val="clear" w:color="auto" w:fill="FFFFFF"/>
        </w:rPr>
      </w:pPr>
      <w:r>
        <w:rPr>
          <w:rFonts w:cs="Arial"/>
          <w:shd w:val="clear" w:color="auto" w:fill="FFFFFF"/>
        </w:rPr>
        <w:t xml:space="preserve">For each of the actions, the environment takes a distinct set of steps to calculate the current rewards. These </w:t>
      </w:r>
      <w:r w:rsidR="00774F31">
        <w:rPr>
          <w:rFonts w:cs="Arial"/>
          <w:shd w:val="clear" w:color="auto" w:fill="FFFFFF"/>
        </w:rPr>
        <w:t>r</w:t>
      </w:r>
      <w:r>
        <w:rPr>
          <w:rFonts w:cs="Arial"/>
          <w:shd w:val="clear" w:color="auto" w:fill="FFFFFF"/>
        </w:rPr>
        <w:t>eward calculations will be described in the next section.</w:t>
      </w:r>
    </w:p>
    <w:p w14:paraId="0495FDB5" w14:textId="77777777" w:rsidR="006A578E" w:rsidRDefault="006A578E" w:rsidP="006A578E"/>
    <w:p w14:paraId="58075652" w14:textId="2243D0CD" w:rsidR="003D6861" w:rsidRDefault="00245EEF" w:rsidP="00D76726">
      <w:pPr>
        <w:pStyle w:val="Head2"/>
      </w:pPr>
      <w:bookmarkStart w:id="45" w:name="_Toc72882293"/>
      <w:r>
        <w:t>REWARDS</w:t>
      </w:r>
      <w:bookmarkEnd w:id="45"/>
    </w:p>
    <w:p w14:paraId="66F42B08" w14:textId="59B8239A" w:rsidR="006A578E" w:rsidRDefault="006A578E" w:rsidP="006A578E">
      <w:pPr>
        <w:pStyle w:val="ListParagraph"/>
        <w:ind w:left="0"/>
        <w:rPr>
          <w:rFonts w:cs="Arial"/>
          <w:shd w:val="clear" w:color="auto" w:fill="FFFFFF"/>
        </w:rPr>
      </w:pPr>
      <w:r>
        <w:rPr>
          <w:rFonts w:cs="Arial"/>
          <w:shd w:val="clear" w:color="auto" w:fill="FFFFFF"/>
        </w:rPr>
        <w:t>A </w:t>
      </w:r>
      <w:r>
        <w:rPr>
          <w:rStyle w:val="Strong"/>
          <w:rFonts w:cs="Arial"/>
          <w:shd w:val="clear" w:color="auto" w:fill="FFFFFF"/>
        </w:rPr>
        <w:t>reward</w:t>
      </w:r>
      <w:r>
        <w:rPr>
          <w:rFonts w:cs="Arial"/>
          <w:shd w:val="clear" w:color="auto" w:fill="FFFFFF"/>
        </w:rPr>
        <w:t> is the feedback provided by the environment that measure the success or failure of an agent’s actions in a given state. For our environment, the rewards are calculated distinctly for each trading action (B</w:t>
      </w:r>
      <w:r w:rsidR="00CC5838">
        <w:rPr>
          <w:rFonts w:cs="Arial"/>
          <w:shd w:val="clear" w:color="auto" w:fill="FFFFFF"/>
        </w:rPr>
        <w:t>UY</w:t>
      </w:r>
      <w:r>
        <w:rPr>
          <w:rFonts w:cs="Arial"/>
          <w:shd w:val="clear" w:color="auto" w:fill="FFFFFF"/>
        </w:rPr>
        <w:t>, H</w:t>
      </w:r>
      <w:r w:rsidR="00CC5838">
        <w:rPr>
          <w:rFonts w:cs="Arial"/>
          <w:shd w:val="clear" w:color="auto" w:fill="FFFFFF"/>
        </w:rPr>
        <w:t>OLD</w:t>
      </w:r>
      <w:r>
        <w:rPr>
          <w:rFonts w:cs="Arial"/>
          <w:shd w:val="clear" w:color="auto" w:fill="FFFFFF"/>
        </w:rPr>
        <w:t>, S</w:t>
      </w:r>
      <w:r w:rsidR="00CC5838">
        <w:rPr>
          <w:rFonts w:cs="Arial"/>
          <w:shd w:val="clear" w:color="auto" w:fill="FFFFFF"/>
        </w:rPr>
        <w:t>ELL</w:t>
      </w:r>
      <w:r>
        <w:rPr>
          <w:rFonts w:cs="Arial"/>
          <w:shd w:val="clear" w:color="auto" w:fill="FFFFFF"/>
        </w:rPr>
        <w:t>).</w:t>
      </w:r>
    </w:p>
    <w:p w14:paraId="4023BBDB" w14:textId="77777777" w:rsidR="006A578E" w:rsidRDefault="006A578E" w:rsidP="006A578E">
      <w:pPr>
        <w:pStyle w:val="ListParagraph"/>
        <w:ind w:left="0"/>
        <w:rPr>
          <w:rFonts w:cs="Arial"/>
          <w:shd w:val="clear" w:color="auto" w:fill="FFFFFF"/>
        </w:rPr>
      </w:pPr>
    </w:p>
    <w:p w14:paraId="35EA9441" w14:textId="7A857108" w:rsidR="006A578E" w:rsidRDefault="006A578E" w:rsidP="006A578E">
      <w:pPr>
        <w:pStyle w:val="ListParagraph"/>
        <w:ind w:left="0"/>
        <w:rPr>
          <w:rFonts w:cs="Arial"/>
          <w:shd w:val="clear" w:color="auto" w:fill="FFFFFF"/>
        </w:rPr>
      </w:pPr>
      <w:r>
        <w:rPr>
          <w:rFonts w:cs="Arial"/>
          <w:shd w:val="clear" w:color="auto" w:fill="FFFFFF"/>
        </w:rPr>
        <w:t xml:space="preserve">The reward for each action is primarily the returns generated for each action. Furthermore, we have introduced the concepts of </w:t>
      </w:r>
      <w:r w:rsidRPr="00CC5838">
        <w:rPr>
          <w:rFonts w:cs="Arial"/>
          <w:u w:val="single"/>
          <w:shd w:val="clear" w:color="auto" w:fill="FFFFFF"/>
        </w:rPr>
        <w:t>T</w:t>
      </w:r>
      <w:r w:rsidR="00CC5838" w:rsidRPr="00CC5838">
        <w:rPr>
          <w:rFonts w:cs="Arial"/>
          <w:u w:val="single"/>
          <w:shd w:val="clear" w:color="auto" w:fill="FFFFFF"/>
        </w:rPr>
        <w:t>ransaction Cost</w:t>
      </w:r>
      <w:r>
        <w:rPr>
          <w:rFonts w:cs="Arial"/>
          <w:shd w:val="clear" w:color="auto" w:fill="FFFFFF"/>
        </w:rPr>
        <w:t xml:space="preserve"> and </w:t>
      </w:r>
      <w:r w:rsidR="00CC5838" w:rsidRPr="00CC5838">
        <w:rPr>
          <w:rFonts w:cs="Arial"/>
          <w:u w:val="single"/>
          <w:shd w:val="clear" w:color="auto" w:fill="FFFFFF"/>
        </w:rPr>
        <w:t>Holding Cost</w:t>
      </w:r>
      <w:r>
        <w:rPr>
          <w:rFonts w:cs="Arial"/>
          <w:shd w:val="clear" w:color="auto" w:fill="FFFFFF"/>
        </w:rPr>
        <w:t xml:space="preserve"> to account for the real-life trading costs. </w:t>
      </w:r>
    </w:p>
    <w:p w14:paraId="03465756" w14:textId="77777777" w:rsidR="006A578E" w:rsidRDefault="006A578E" w:rsidP="006A578E">
      <w:pPr>
        <w:pStyle w:val="ListParagraph"/>
        <w:ind w:left="0"/>
        <w:rPr>
          <w:rFonts w:cs="Arial"/>
          <w:shd w:val="clear" w:color="auto" w:fill="FFFFFF"/>
        </w:rPr>
      </w:pPr>
    </w:p>
    <w:p w14:paraId="3C9129ED" w14:textId="13CD59B8" w:rsidR="006A578E" w:rsidRPr="00BF234E" w:rsidRDefault="006A578E" w:rsidP="00BF234E">
      <w:pPr>
        <w:pStyle w:val="ListParagraph"/>
        <w:numPr>
          <w:ilvl w:val="0"/>
          <w:numId w:val="42"/>
        </w:numPr>
        <w:spacing w:line="256" w:lineRule="auto"/>
        <w:rPr>
          <w:rFonts w:cs="Arial"/>
          <w:shd w:val="clear" w:color="auto" w:fill="FFFFFF"/>
        </w:rPr>
      </w:pPr>
      <w:r w:rsidRPr="0021634A">
        <w:rPr>
          <w:rFonts w:cs="Arial"/>
          <w:b/>
          <w:bCs/>
          <w:shd w:val="clear" w:color="auto" w:fill="FFFFFF"/>
          <w:rPrChange w:id="46" w:author="NIRAV AU" w:date="2021-05-26T14:16:00Z">
            <w:rPr>
              <w:rFonts w:cs="Arial"/>
              <w:shd w:val="clear" w:color="auto" w:fill="FFFFFF"/>
            </w:rPr>
          </w:rPrChange>
        </w:rPr>
        <w:t>Transaction cost</w:t>
      </w:r>
      <w:r w:rsidRPr="00BF234E">
        <w:rPr>
          <w:rFonts w:cs="Arial"/>
          <w:shd w:val="clear" w:color="auto" w:fill="FFFFFF"/>
        </w:rPr>
        <w:t xml:space="preserve"> = the cost of executing a trade and is deducted from the rewards of the B</w:t>
      </w:r>
      <w:r w:rsidR="00CC5838">
        <w:rPr>
          <w:rFonts w:cs="Arial"/>
          <w:shd w:val="clear" w:color="auto" w:fill="FFFFFF"/>
        </w:rPr>
        <w:t>UY</w:t>
      </w:r>
      <w:r w:rsidRPr="00BF234E">
        <w:rPr>
          <w:rFonts w:cs="Arial"/>
          <w:shd w:val="clear" w:color="auto" w:fill="FFFFFF"/>
        </w:rPr>
        <w:t xml:space="preserve"> action.  This is a</w:t>
      </w:r>
      <w:r w:rsidR="00A41B39">
        <w:rPr>
          <w:rFonts w:cs="Arial"/>
          <w:shd w:val="clear" w:color="auto" w:fill="FFFFFF"/>
        </w:rPr>
        <w:t xml:space="preserve"> percentage of the</w:t>
      </w:r>
      <w:r w:rsidRPr="00BF234E">
        <w:rPr>
          <w:rFonts w:cs="Arial"/>
          <w:shd w:val="clear" w:color="auto" w:fill="FFFFFF"/>
        </w:rPr>
        <w:t xml:space="preserve"> cost of the stock bought at the </w:t>
      </w:r>
      <w:r w:rsidR="00CC5838">
        <w:rPr>
          <w:rFonts w:cs="Arial"/>
          <w:shd w:val="clear" w:color="auto" w:fill="FFFFFF"/>
        </w:rPr>
        <w:t>BUY</w:t>
      </w:r>
      <w:r w:rsidRPr="00BF234E">
        <w:rPr>
          <w:rFonts w:cs="Arial"/>
          <w:shd w:val="clear" w:color="auto" w:fill="FFFFFF"/>
        </w:rPr>
        <w:t xml:space="preserve"> action.</w:t>
      </w:r>
    </w:p>
    <w:p w14:paraId="28023EF8" w14:textId="77777777" w:rsidR="006A578E" w:rsidRDefault="006A578E" w:rsidP="00BF234E">
      <w:pPr>
        <w:pStyle w:val="ListParagraph"/>
        <w:ind w:left="360"/>
        <w:rPr>
          <w:rFonts w:cs="Arial"/>
          <w:shd w:val="clear" w:color="auto" w:fill="FFFFFF"/>
        </w:rPr>
      </w:pPr>
    </w:p>
    <w:p w14:paraId="793680B7" w14:textId="023D213E" w:rsidR="006A578E" w:rsidRPr="00BF234E" w:rsidRDefault="006A578E" w:rsidP="00BF234E">
      <w:pPr>
        <w:pStyle w:val="ListParagraph"/>
        <w:numPr>
          <w:ilvl w:val="0"/>
          <w:numId w:val="42"/>
        </w:numPr>
        <w:spacing w:line="256" w:lineRule="auto"/>
        <w:rPr>
          <w:rFonts w:cs="Arial"/>
          <w:shd w:val="clear" w:color="auto" w:fill="FFFFFF"/>
        </w:rPr>
      </w:pPr>
      <w:r w:rsidRPr="0021634A">
        <w:rPr>
          <w:rFonts w:cs="Arial"/>
          <w:b/>
          <w:bCs/>
          <w:shd w:val="clear" w:color="auto" w:fill="FFFFFF"/>
          <w:rPrChange w:id="47" w:author="NIRAV AU" w:date="2021-05-26T14:16:00Z">
            <w:rPr>
              <w:rFonts w:cs="Arial"/>
              <w:shd w:val="clear" w:color="auto" w:fill="FFFFFF"/>
            </w:rPr>
          </w:rPrChange>
        </w:rPr>
        <w:lastRenderedPageBreak/>
        <w:t>Holding Cost</w:t>
      </w:r>
      <w:r w:rsidRPr="00BF234E">
        <w:rPr>
          <w:rFonts w:cs="Arial"/>
          <w:shd w:val="clear" w:color="auto" w:fill="FFFFFF"/>
        </w:rPr>
        <w:t xml:space="preserve"> = Financing cost of holding a position over </w:t>
      </w:r>
      <w:r w:rsidR="00A41B39" w:rsidRPr="00BF234E">
        <w:rPr>
          <w:rFonts w:cs="Arial"/>
          <w:shd w:val="clear" w:color="auto" w:fill="FFFFFF"/>
        </w:rPr>
        <w:t>a</w:t>
      </w:r>
      <w:r w:rsidR="00A41B39">
        <w:rPr>
          <w:rFonts w:cs="Arial"/>
          <w:shd w:val="clear" w:color="auto" w:fill="FFFFFF"/>
        </w:rPr>
        <w:t xml:space="preserve"> period. This is deducted at every time step when an action is taken</w:t>
      </w:r>
      <w:r w:rsidRPr="00BF234E">
        <w:rPr>
          <w:rFonts w:cs="Arial"/>
          <w:shd w:val="clear" w:color="auto" w:fill="FFFFFF"/>
        </w:rPr>
        <w:t xml:space="preserve">. This is a </w:t>
      </w:r>
      <w:r w:rsidR="00A41B39">
        <w:rPr>
          <w:rFonts w:cs="Arial"/>
          <w:shd w:val="clear" w:color="auto" w:fill="FFFFFF"/>
        </w:rPr>
        <w:t>percentage of the</w:t>
      </w:r>
      <w:r w:rsidRPr="00BF234E">
        <w:rPr>
          <w:rFonts w:cs="Arial"/>
          <w:shd w:val="clear" w:color="auto" w:fill="FFFFFF"/>
        </w:rPr>
        <w:t xml:space="preserve"> cost of the</w:t>
      </w:r>
      <w:r w:rsidR="0038740F">
        <w:rPr>
          <w:rFonts w:cs="Arial"/>
          <w:shd w:val="clear" w:color="auto" w:fill="FFFFFF"/>
        </w:rPr>
        <w:t xml:space="preserve"> current position</w:t>
      </w:r>
      <w:r w:rsidRPr="00BF234E">
        <w:rPr>
          <w:rFonts w:cs="Arial"/>
          <w:shd w:val="clear" w:color="auto" w:fill="FFFFFF"/>
        </w:rPr>
        <w:t xml:space="preserve"> </w:t>
      </w:r>
      <w:r w:rsidR="00A41B39">
        <w:rPr>
          <w:rFonts w:cs="Arial"/>
          <w:shd w:val="clear" w:color="auto" w:fill="FFFFFF"/>
        </w:rPr>
        <w:t>bought at the BUY action</w:t>
      </w:r>
      <w:r w:rsidRPr="00BF234E">
        <w:rPr>
          <w:rFonts w:cs="Arial"/>
          <w:shd w:val="clear" w:color="auto" w:fill="FFFFFF"/>
        </w:rPr>
        <w:t>.</w:t>
      </w:r>
    </w:p>
    <w:p w14:paraId="3AF4D767" w14:textId="77777777" w:rsidR="006A578E" w:rsidRDefault="006A578E" w:rsidP="006A578E">
      <w:pPr>
        <w:pStyle w:val="ListParagraph"/>
        <w:ind w:left="0"/>
        <w:rPr>
          <w:rFonts w:cs="Arial"/>
          <w:shd w:val="clear" w:color="auto" w:fill="FFFFFF"/>
        </w:rPr>
      </w:pPr>
    </w:p>
    <w:p w14:paraId="5DF86C0C" w14:textId="77777777" w:rsidR="006A578E" w:rsidRDefault="006A578E" w:rsidP="006A578E">
      <w:pPr>
        <w:pStyle w:val="ListParagraph"/>
        <w:ind w:left="0"/>
        <w:rPr>
          <w:rFonts w:cs="Arial"/>
          <w:shd w:val="clear" w:color="auto" w:fill="FFFFFF"/>
        </w:rPr>
      </w:pPr>
      <w:r>
        <w:rPr>
          <w:rFonts w:cs="Arial"/>
          <w:shd w:val="clear" w:color="auto" w:fill="FFFFFF"/>
        </w:rPr>
        <w:t xml:space="preserve">Hence the rewards from the environment for each action are as follows: </w:t>
      </w:r>
    </w:p>
    <w:p w14:paraId="1E55FC33" w14:textId="0E56616F" w:rsidR="006A578E" w:rsidRPr="00BF234E" w:rsidRDefault="006A578E" w:rsidP="00BF234E">
      <w:pPr>
        <w:pStyle w:val="ListParagraph"/>
        <w:numPr>
          <w:ilvl w:val="0"/>
          <w:numId w:val="43"/>
        </w:numPr>
        <w:spacing w:line="256" w:lineRule="auto"/>
        <w:rPr>
          <w:rFonts w:cs="Arial"/>
          <w:shd w:val="clear" w:color="auto" w:fill="FFFFFF"/>
        </w:rPr>
      </w:pPr>
      <w:r w:rsidRPr="00BF234E">
        <w:rPr>
          <w:rFonts w:cs="Arial"/>
          <w:shd w:val="clear" w:color="auto" w:fill="FFFFFF"/>
        </w:rPr>
        <w:t>Reward for BUY action</w:t>
      </w:r>
      <w:r w:rsidR="00945F18">
        <w:rPr>
          <w:rFonts w:cs="Arial"/>
          <w:shd w:val="clear" w:color="auto" w:fill="FFFFFF"/>
        </w:rPr>
        <w:t xml:space="preserve"> </w:t>
      </w:r>
      <w:r w:rsidR="00945F18">
        <w:rPr>
          <w:rFonts w:cs="Arial"/>
          <w:shd w:val="clear" w:color="auto" w:fill="FFFFFF"/>
        </w:rPr>
        <w:tab/>
      </w:r>
      <w:proofErr w:type="gramStart"/>
      <w:r w:rsidRPr="00BF234E">
        <w:rPr>
          <w:rFonts w:cs="Arial"/>
          <w:shd w:val="clear" w:color="auto" w:fill="FFFFFF"/>
        </w:rPr>
        <w:t>=  Holding</w:t>
      </w:r>
      <w:proofErr w:type="gramEnd"/>
      <w:r w:rsidRPr="00BF234E">
        <w:rPr>
          <w:rFonts w:cs="Arial"/>
          <w:shd w:val="clear" w:color="auto" w:fill="FFFFFF"/>
        </w:rPr>
        <w:t xml:space="preserve"> cost + Transaction cost of the stock bought</w:t>
      </w:r>
    </w:p>
    <w:p w14:paraId="63B90352" w14:textId="4ECDA8A9" w:rsidR="006A578E" w:rsidRPr="00BF234E" w:rsidRDefault="006A578E" w:rsidP="00BF234E">
      <w:pPr>
        <w:pStyle w:val="ListParagraph"/>
        <w:numPr>
          <w:ilvl w:val="0"/>
          <w:numId w:val="43"/>
        </w:numPr>
        <w:spacing w:line="256" w:lineRule="auto"/>
        <w:rPr>
          <w:rFonts w:cs="Arial"/>
          <w:shd w:val="clear" w:color="auto" w:fill="FFFFFF"/>
        </w:rPr>
      </w:pPr>
      <w:r w:rsidRPr="00BF234E">
        <w:rPr>
          <w:rFonts w:cs="Arial"/>
          <w:shd w:val="clear" w:color="auto" w:fill="FFFFFF"/>
        </w:rPr>
        <w:t>Reward for HOLD action</w:t>
      </w:r>
      <w:r w:rsidR="0065261E" w:rsidRPr="00BF234E">
        <w:rPr>
          <w:rFonts w:cs="Arial"/>
          <w:shd w:val="clear" w:color="auto" w:fill="FFFFFF"/>
        </w:rPr>
        <w:t xml:space="preserve"> </w:t>
      </w:r>
      <w:r w:rsidR="00945F18">
        <w:rPr>
          <w:rFonts w:cs="Arial"/>
          <w:shd w:val="clear" w:color="auto" w:fill="FFFFFF"/>
        </w:rPr>
        <w:tab/>
      </w:r>
      <w:proofErr w:type="gramStart"/>
      <w:r w:rsidRPr="00BF234E">
        <w:rPr>
          <w:rFonts w:cs="Arial"/>
          <w:shd w:val="clear" w:color="auto" w:fill="FFFFFF"/>
        </w:rPr>
        <w:t>=  Holding</w:t>
      </w:r>
      <w:proofErr w:type="gramEnd"/>
      <w:r w:rsidRPr="00BF234E">
        <w:rPr>
          <w:rFonts w:cs="Arial"/>
          <w:shd w:val="clear" w:color="auto" w:fill="FFFFFF"/>
        </w:rPr>
        <w:t xml:space="preserve"> cost of the current position</w:t>
      </w:r>
    </w:p>
    <w:p w14:paraId="4BC155FA" w14:textId="14E6A4DF" w:rsidR="006A578E" w:rsidRPr="00BF234E" w:rsidRDefault="006A578E" w:rsidP="00BF234E">
      <w:pPr>
        <w:pStyle w:val="ListParagraph"/>
        <w:numPr>
          <w:ilvl w:val="0"/>
          <w:numId w:val="43"/>
        </w:numPr>
        <w:spacing w:line="256" w:lineRule="auto"/>
        <w:rPr>
          <w:rFonts w:cs="Arial"/>
          <w:shd w:val="clear" w:color="auto" w:fill="FFFFFF"/>
        </w:rPr>
      </w:pPr>
      <w:r w:rsidRPr="00BF234E">
        <w:rPr>
          <w:rFonts w:cs="Arial"/>
          <w:shd w:val="clear" w:color="auto" w:fill="FFFFFF"/>
        </w:rPr>
        <w:t>Reward for SELL action</w:t>
      </w:r>
      <w:r w:rsidR="00945F18">
        <w:rPr>
          <w:rFonts w:cs="Arial"/>
          <w:shd w:val="clear" w:color="auto" w:fill="FFFFFF"/>
        </w:rPr>
        <w:t xml:space="preserve"> </w:t>
      </w:r>
      <w:r w:rsidR="00945F18">
        <w:rPr>
          <w:rFonts w:cs="Arial"/>
          <w:shd w:val="clear" w:color="auto" w:fill="FFFFFF"/>
        </w:rPr>
        <w:tab/>
      </w:r>
      <w:proofErr w:type="gramStart"/>
      <w:r w:rsidRPr="00BF234E">
        <w:rPr>
          <w:rFonts w:cs="Arial"/>
          <w:shd w:val="clear" w:color="auto" w:fill="FFFFFF"/>
        </w:rPr>
        <w:t>=  Holding</w:t>
      </w:r>
      <w:proofErr w:type="gramEnd"/>
      <w:r w:rsidRPr="00BF234E">
        <w:rPr>
          <w:rFonts w:cs="Arial"/>
          <w:shd w:val="clear" w:color="auto" w:fill="FFFFFF"/>
        </w:rPr>
        <w:t xml:space="preserve"> cost + Profit or Loss from selling the open position.</w:t>
      </w:r>
    </w:p>
    <w:p w14:paraId="530C34F5" w14:textId="77777777" w:rsidR="006A578E" w:rsidRDefault="006A578E" w:rsidP="006A578E">
      <w:pPr>
        <w:pStyle w:val="ListParagraph"/>
        <w:ind w:left="0"/>
        <w:rPr>
          <w:rFonts w:cs="Arial"/>
          <w:shd w:val="clear" w:color="auto" w:fill="FFFFFF"/>
        </w:rPr>
      </w:pPr>
    </w:p>
    <w:p w14:paraId="2E840762" w14:textId="0542DABA" w:rsidR="009F2722" w:rsidRPr="006A578E" w:rsidRDefault="006A578E" w:rsidP="00E321D2">
      <w:pPr>
        <w:pStyle w:val="ListParagraph"/>
        <w:ind w:left="0"/>
        <w:rPr>
          <w:rFonts w:cs="Arial"/>
          <w:shd w:val="clear" w:color="auto" w:fill="FFFFFF"/>
        </w:rPr>
      </w:pPr>
      <w:r>
        <w:rPr>
          <w:rFonts w:cs="Arial"/>
          <w:shd w:val="clear" w:color="auto" w:fill="FFFFFF"/>
        </w:rPr>
        <w:t>The environment was also construct</w:t>
      </w:r>
      <w:r w:rsidR="00DF21AC">
        <w:rPr>
          <w:rFonts w:cs="Arial"/>
          <w:shd w:val="clear" w:color="auto" w:fill="FFFFFF"/>
        </w:rPr>
        <w:t>ed with</w:t>
      </w:r>
      <w:r>
        <w:rPr>
          <w:rFonts w:cs="Arial"/>
          <w:shd w:val="clear" w:color="auto" w:fill="FFFFFF"/>
        </w:rPr>
        <w:t xml:space="preserve"> the possibility of clipping the rewards at +/- 1 which we attempt to vary in our iterative improvements. </w:t>
      </w:r>
      <w:r w:rsidR="00162DDD">
        <w:rPr>
          <w:rFonts w:cs="Arial"/>
          <w:shd w:val="clear" w:color="auto" w:fill="FFFFFF"/>
        </w:rPr>
        <w:t xml:space="preserve">In the final model, the clipping of rewards is set to false, which means that profit or loss from sale of a stock is immediate equated as the rewards without clipping. </w:t>
      </w:r>
      <w:r>
        <w:rPr>
          <w:rFonts w:cs="Arial"/>
          <w:shd w:val="clear" w:color="auto" w:fill="FFFFFF"/>
        </w:rPr>
        <w:t xml:space="preserve">In addition, the agent (not the environment) also incorporates a </w:t>
      </w:r>
      <w:r w:rsidRPr="0021634A">
        <w:rPr>
          <w:rFonts w:cs="Arial"/>
          <w:u w:val="single"/>
          <w:shd w:val="clear" w:color="auto" w:fill="FFFFFF"/>
          <w:rPrChange w:id="48" w:author="NIRAV AU" w:date="2021-05-26T14:16:00Z">
            <w:rPr>
              <w:rFonts w:cs="Arial"/>
              <w:shd w:val="clear" w:color="auto" w:fill="FFFFFF"/>
            </w:rPr>
          </w:rPrChange>
        </w:rPr>
        <w:t>discounting function</w:t>
      </w:r>
      <w:r>
        <w:rPr>
          <w:rFonts w:cs="Arial"/>
          <w:shd w:val="clear" w:color="auto" w:fill="FFFFFF"/>
        </w:rPr>
        <w:t xml:space="preserve"> (gamma = 0.97) to recognize the diminishing value of future rewards and adjust for this in the learning model</w:t>
      </w:r>
      <w:r>
        <w:rPr>
          <w:rFonts w:cs="Arial"/>
          <w:color w:val="4D4E4F"/>
          <w:sz w:val="21"/>
          <w:szCs w:val="21"/>
          <w:shd w:val="clear" w:color="auto" w:fill="FFFFFF"/>
        </w:rPr>
        <w:t>.</w:t>
      </w:r>
    </w:p>
    <w:p w14:paraId="25A2465A" w14:textId="2232E914" w:rsidR="00101A77" w:rsidRDefault="00101A77">
      <w:pPr>
        <w:jc w:val="left"/>
        <w:rPr>
          <w:b/>
          <w:caps/>
          <w:sz w:val="28"/>
          <w:szCs w:val="28"/>
        </w:rPr>
      </w:pPr>
      <w:bookmarkStart w:id="49" w:name="_Toc72882294"/>
    </w:p>
    <w:p w14:paraId="2C3DBF61" w14:textId="300AB3D9" w:rsidR="001B0EF6" w:rsidRDefault="001B0EF6" w:rsidP="00D76726">
      <w:pPr>
        <w:pStyle w:val="Head2"/>
      </w:pPr>
      <w:r>
        <w:t>Iterative improvements</w:t>
      </w:r>
      <w:bookmarkEnd w:id="49"/>
    </w:p>
    <w:p w14:paraId="14B589B4" w14:textId="367E549F" w:rsidR="00933D49" w:rsidRDefault="008608CD" w:rsidP="00D76726">
      <w:r>
        <w:t xml:space="preserve">This section illustrates the different improvements made </w:t>
      </w:r>
      <w:r w:rsidR="00DB57E9">
        <w:t xml:space="preserve">iteratively to make the </w:t>
      </w:r>
      <w:r w:rsidR="008D2530">
        <w:t xml:space="preserve">model </w:t>
      </w:r>
      <w:r w:rsidR="00DB57E9">
        <w:t>more realistic to achieve the final deep Q learning model described above.</w:t>
      </w:r>
    </w:p>
    <w:p w14:paraId="05B18C09" w14:textId="16358116" w:rsidR="00DB57E9" w:rsidRDefault="00DB57E9" w:rsidP="00D76726"/>
    <w:p w14:paraId="1DA5DBA5" w14:textId="7558D90D" w:rsidR="00DB57E9" w:rsidRDefault="00DB57E9" w:rsidP="00D76726">
      <w:pPr>
        <w:pStyle w:val="Head3"/>
        <w:numPr>
          <w:ilvl w:val="2"/>
          <w:numId w:val="1"/>
        </w:numPr>
        <w:ind w:left="709" w:hanging="709"/>
      </w:pPr>
      <w:bookmarkStart w:id="50" w:name="_Toc72882295"/>
      <w:r>
        <w:t>phase 1 - Improved base model</w:t>
      </w:r>
      <w:bookmarkEnd w:id="50"/>
    </w:p>
    <w:p w14:paraId="75F0766E" w14:textId="1B523335" w:rsidR="00DB57E9" w:rsidRDefault="00DB57E9" w:rsidP="00DB57E9">
      <w:r>
        <w:t xml:space="preserve">The improved base model includes the various improvements </w:t>
      </w:r>
      <w:r w:rsidR="003F44BE">
        <w:t>and optimisation that was made</w:t>
      </w:r>
      <w:r>
        <w:t xml:space="preserve">, including </w:t>
      </w:r>
      <w:r w:rsidR="003F44BE">
        <w:t>changes to</w:t>
      </w:r>
      <w:r>
        <w:t xml:space="preserve"> rewards functions and training logic, among others. </w:t>
      </w:r>
    </w:p>
    <w:p w14:paraId="24FC5CB6" w14:textId="2588C377" w:rsidR="00DB57E9" w:rsidRDefault="00DB57E9" w:rsidP="00DB57E9">
      <w:r>
        <w:t xml:space="preserve">Initially, the rewards per time step was clipped, with any positive profits resulting in a +1 reward, while any negative profits resulting in a -1 reward. </w:t>
      </w:r>
      <w:r w:rsidR="003C6A9A">
        <w:t>This</w:t>
      </w:r>
      <w:r>
        <w:t xml:space="preserve"> was not indicative of the returns made by the strategy and </w:t>
      </w:r>
      <w:r w:rsidR="003C6A9A">
        <w:t xml:space="preserve">therefore we </w:t>
      </w:r>
      <w:r>
        <w:t>equated the profits/loss as the rewards.</w:t>
      </w:r>
      <w:r w:rsidR="003F44BE">
        <w:t xml:space="preserve"> In other words, clipping of rewards was set to false.</w:t>
      </w:r>
    </w:p>
    <w:p w14:paraId="2417DC1C" w14:textId="366886EB" w:rsidR="003C6A9A" w:rsidRDefault="00DB57E9" w:rsidP="00DB57E9">
      <w:r>
        <w:t>The states of the model consist of previous prices of the stock</w:t>
      </w:r>
      <w:r w:rsidR="003C6A9A">
        <w:t xml:space="preserve"> (history)</w:t>
      </w:r>
      <w:r>
        <w:t xml:space="preserve"> and initialised with zeros. In the initial model, the prices of the stock ar</w:t>
      </w:r>
      <w:r w:rsidR="001D6590">
        <w:t>e</w:t>
      </w:r>
      <w:r>
        <w:t xml:space="preserve"> added at each time step during training, resulting in many states in the memory without </w:t>
      </w:r>
      <w:r w:rsidR="001D6590">
        <w:t xml:space="preserve">the full history of </w:t>
      </w:r>
      <w:r>
        <w:t>prices, especially at the start of each episodic run. We felt that this was not indicative of the real environment, as most stock will have their prices available and can be used for prediction. Therefore, we ensure that the previous prices are fully initialised before adding the transition to the memory buffer and used for training.</w:t>
      </w:r>
    </w:p>
    <w:p w14:paraId="6B3B4A00" w14:textId="277DB081" w:rsidR="00DB57E9" w:rsidRDefault="00DB57E9" w:rsidP="00DB57E9">
      <w:r>
        <w:t xml:space="preserve">In the improved base model, we only made use of the closing price of the profit/loss of the portfolio and the closing price of the past 90 days as the states for model training. Transaction cost and holding cost is set </w:t>
      </w:r>
      <w:r w:rsidR="003F44BE">
        <w:t>at</w:t>
      </w:r>
      <w:r>
        <w:t xml:space="preserve"> 0.</w:t>
      </w:r>
    </w:p>
    <w:p w14:paraId="2C025220" w14:textId="70156C04" w:rsidR="00DB57E9" w:rsidRDefault="00DB57E9" w:rsidP="00DB57E9"/>
    <w:p w14:paraId="3BB59940" w14:textId="77777777" w:rsidR="00041EF8" w:rsidRDefault="00041EF8">
      <w:pPr>
        <w:jc w:val="left"/>
        <w:rPr>
          <w:b/>
          <w:caps/>
          <w:sz w:val="28"/>
          <w:szCs w:val="28"/>
        </w:rPr>
      </w:pPr>
      <w:bookmarkStart w:id="51" w:name="_Toc72882296"/>
      <w:r>
        <w:br w:type="page"/>
      </w:r>
    </w:p>
    <w:p w14:paraId="5615E556" w14:textId="56D4C5D0" w:rsidR="00DB57E9" w:rsidRDefault="00DB57E9" w:rsidP="00DB57E9">
      <w:pPr>
        <w:pStyle w:val="Head3"/>
        <w:numPr>
          <w:ilvl w:val="2"/>
          <w:numId w:val="1"/>
        </w:numPr>
        <w:ind w:left="709" w:hanging="709"/>
      </w:pPr>
      <w:r>
        <w:lastRenderedPageBreak/>
        <w:t>Phase 2 – Adding technical analysis</w:t>
      </w:r>
      <w:bookmarkEnd w:id="51"/>
    </w:p>
    <w:p w14:paraId="210BF79A" w14:textId="6539DE4D" w:rsidR="00DB57E9" w:rsidRPr="00041EF8" w:rsidRDefault="001C5B94" w:rsidP="00DB57E9">
      <w:pPr>
        <w:rPr>
          <w:rFonts w:cs="Arial"/>
          <w:color w:val="000000"/>
          <w:shd w:val="clear" w:color="auto" w:fill="FFFFFF"/>
        </w:rPr>
      </w:pPr>
      <w:r>
        <w:rPr>
          <w:rFonts w:cs="Arial"/>
        </w:rPr>
        <w:t>In Phase 2, we seek t</w:t>
      </w:r>
      <w:r w:rsidR="00DB57E9" w:rsidRPr="00522B61">
        <w:rPr>
          <w:rFonts w:cs="Arial"/>
        </w:rPr>
        <w:t xml:space="preserve">o improve on the </w:t>
      </w:r>
      <w:del w:id="52" w:author="NIRAV AU" w:date="2021-05-26T14:18:00Z">
        <w:r w:rsidR="00DB57E9" w:rsidRPr="00522B61" w:rsidDel="0021634A">
          <w:rPr>
            <w:rFonts w:cs="Arial"/>
          </w:rPr>
          <w:delText xml:space="preserve">predictivity of the </w:delText>
        </w:r>
      </w:del>
      <w:r w:rsidR="00DB57E9" w:rsidRPr="00522B61">
        <w:rPr>
          <w:rFonts w:cs="Arial"/>
        </w:rPr>
        <w:t xml:space="preserve">reinforcement learning model, </w:t>
      </w:r>
      <w:r>
        <w:rPr>
          <w:rFonts w:cs="Arial"/>
        </w:rPr>
        <w:t xml:space="preserve">by adding </w:t>
      </w:r>
      <w:r w:rsidR="00DB57E9" w:rsidRPr="00522B61">
        <w:rPr>
          <w:rFonts w:cs="Arial"/>
        </w:rPr>
        <w:t xml:space="preserve">technical analysis variables as state variables. It includes indicators such as trade volume, moving averages, </w:t>
      </w:r>
      <w:proofErr w:type="spellStart"/>
      <w:r w:rsidR="00DB57E9" w:rsidRPr="00522B61">
        <w:rPr>
          <w:rFonts w:cs="Arial"/>
          <w:color w:val="000000"/>
          <w:shd w:val="clear" w:color="auto" w:fill="FFFFFF"/>
        </w:rPr>
        <w:t>bollinger</w:t>
      </w:r>
      <w:proofErr w:type="spellEnd"/>
      <w:r w:rsidR="00DB57E9" w:rsidRPr="00522B61">
        <w:rPr>
          <w:rFonts w:cs="Arial"/>
          <w:color w:val="000000"/>
          <w:shd w:val="clear" w:color="auto" w:fill="FFFFFF"/>
        </w:rPr>
        <w:t xml:space="preserve"> bands and stochastic oscillator. As this are typical technical analysis variables used by traders in the financial markets, the intuition that the addition of such variables allows for the better derivation of the action values and consequently the best actions. </w:t>
      </w:r>
      <w:r w:rsidR="00DB57E9" w:rsidRPr="00522B61">
        <w:rPr>
          <w:rFonts w:cs="Arial"/>
        </w:rPr>
        <w:t xml:space="preserve">Transaction cost and holding cost is </w:t>
      </w:r>
      <w:r w:rsidR="003F44BE">
        <w:rPr>
          <w:rFonts w:cs="Arial"/>
        </w:rPr>
        <w:t xml:space="preserve">also </w:t>
      </w:r>
      <w:r w:rsidR="00DB57E9" w:rsidRPr="00522B61">
        <w:rPr>
          <w:rFonts w:cs="Arial"/>
        </w:rPr>
        <w:t xml:space="preserve">set </w:t>
      </w:r>
      <w:r w:rsidR="003F44BE">
        <w:rPr>
          <w:rFonts w:cs="Arial"/>
        </w:rPr>
        <w:t>at</w:t>
      </w:r>
      <w:r w:rsidR="00DB57E9" w:rsidRPr="00522B61">
        <w:rPr>
          <w:rFonts w:cs="Arial"/>
        </w:rPr>
        <w:t xml:space="preserve"> 0.</w:t>
      </w:r>
    </w:p>
    <w:p w14:paraId="6B4D0A1B" w14:textId="1254A922" w:rsidR="00101A77" w:rsidRPr="00101A77" w:rsidRDefault="00101A77">
      <w:pPr>
        <w:jc w:val="left"/>
      </w:pPr>
      <w:bookmarkStart w:id="53" w:name="_Toc72882297"/>
    </w:p>
    <w:p w14:paraId="0FA95D09" w14:textId="3402D25D" w:rsidR="00DB57E9" w:rsidRDefault="00DB57E9" w:rsidP="00DB57E9">
      <w:pPr>
        <w:pStyle w:val="Head3"/>
        <w:numPr>
          <w:ilvl w:val="2"/>
          <w:numId w:val="1"/>
        </w:numPr>
        <w:ind w:left="709" w:hanging="709"/>
      </w:pPr>
      <w:r>
        <w:t>phase 3 – adding transaction and holding cost</w:t>
      </w:r>
      <w:bookmarkEnd w:id="53"/>
    </w:p>
    <w:p w14:paraId="6F62E7BA" w14:textId="31A19A90" w:rsidR="00DB57E9" w:rsidRDefault="00AB340A" w:rsidP="00DB57E9">
      <w:r>
        <w:t>In Phase 3, we seek to make the model realistic. T</w:t>
      </w:r>
      <w:r w:rsidR="00DB57E9">
        <w:t>o prevent the constantly buying and selling stocks without the consideration of transaction cos</w:t>
      </w:r>
      <w:r>
        <w:t>t,</w:t>
      </w:r>
      <w:r w:rsidR="00DB57E9">
        <w:t xml:space="preserve"> </w:t>
      </w:r>
      <w:r>
        <w:t>a</w:t>
      </w:r>
      <w:r w:rsidR="00DB57E9">
        <w:t xml:space="preserve"> 1% transaction cost is added to the model. Similarly, to consider the impact of opportunity cost of holding a portfolio</w:t>
      </w:r>
      <w:r w:rsidR="003C6A9A">
        <w:t>,</w:t>
      </w:r>
      <w:r w:rsidR="00DB57E9">
        <w:t xml:space="preserve"> a daily holding cost of 0.1% is added to discourage excessive holdings and promote efficient cash management strategies.</w:t>
      </w:r>
    </w:p>
    <w:p w14:paraId="00DDBFDB" w14:textId="77777777" w:rsidR="00DB57E9" w:rsidRDefault="00DB57E9" w:rsidP="00DB57E9"/>
    <w:p w14:paraId="5D4123CC" w14:textId="77777777" w:rsidR="00D76726" w:rsidRPr="00D76726" w:rsidRDefault="00D76726" w:rsidP="00D76726">
      <w:pPr>
        <w:pStyle w:val="Head2"/>
        <w:numPr>
          <w:ilvl w:val="0"/>
          <w:numId w:val="0"/>
        </w:numPr>
        <w:ind w:left="709" w:hanging="709"/>
      </w:pPr>
    </w:p>
    <w:p w14:paraId="518E20C5" w14:textId="77777777" w:rsidR="0033594E" w:rsidRDefault="0033594E">
      <w:pPr>
        <w:jc w:val="left"/>
        <w:rPr>
          <w:b/>
          <w:caps/>
          <w:sz w:val="32"/>
          <w:szCs w:val="32"/>
        </w:rPr>
      </w:pPr>
      <w:bookmarkStart w:id="54" w:name="_Toc72882298"/>
      <w:r>
        <w:br w:type="page"/>
      </w:r>
    </w:p>
    <w:p w14:paraId="0AAD0E00" w14:textId="17A93620" w:rsidR="00A30BA5" w:rsidRDefault="00F46DEB" w:rsidP="00A30BA5">
      <w:pPr>
        <w:pStyle w:val="Head1"/>
      </w:pPr>
      <w:r>
        <w:lastRenderedPageBreak/>
        <w:t>model evaluation</w:t>
      </w:r>
      <w:bookmarkEnd w:id="54"/>
    </w:p>
    <w:p w14:paraId="36FF6B06" w14:textId="77777777" w:rsidR="00A10A64" w:rsidRDefault="00A10A64" w:rsidP="00A10A64">
      <w:r>
        <w:t xml:space="preserve">Is having a strategy that can provide us with a profit good enough for us to say that the model has been successful? If not, what </w:t>
      </w:r>
      <w:r w:rsidRPr="0021634A">
        <w:rPr>
          <w:u w:val="single"/>
          <w:rPrChange w:id="55" w:author="NIRAV AU" w:date="2021-05-26T14:19:00Z">
            <w:rPr/>
          </w:rPrChange>
        </w:rPr>
        <w:t>metrics and benchmarks</w:t>
      </w:r>
      <w:r>
        <w:t xml:space="preserve"> do we have to use to compare the performance of the strategy and consequently the performance of the reinforcement learning model? This section will explore the metrics to be used and use those metrics to compare the performance of our strategy.</w:t>
      </w:r>
    </w:p>
    <w:p w14:paraId="7FB984F1" w14:textId="77777777" w:rsidR="00A10A64" w:rsidRDefault="00A10A64" w:rsidP="00A10A64"/>
    <w:p w14:paraId="0B2E017F" w14:textId="77777777" w:rsidR="00A10A64" w:rsidRDefault="00A10A64" w:rsidP="00A10A64">
      <w:pPr>
        <w:pStyle w:val="Head2"/>
      </w:pPr>
      <w:bookmarkStart w:id="56" w:name="_Toc72882299"/>
      <w:r>
        <w:t>Metrics used for evaluation</w:t>
      </w:r>
      <w:bookmarkEnd w:id="56"/>
    </w:p>
    <w:p w14:paraId="7EFC26FF" w14:textId="77777777" w:rsidR="00A10A64" w:rsidRDefault="00A10A64" w:rsidP="00A10A64">
      <w:r>
        <w:t xml:space="preserve">“The riskier the investment the higher the returns” is an adage that still holds true very much today. Similarly, our metrics used to evaluate our strategy has to consider the balance between the risks and rewards. To this, we propose 2 different benchmarks that we can use to compare the returns of our strategy. </w:t>
      </w:r>
    </w:p>
    <w:p w14:paraId="2A70F7E1" w14:textId="77777777" w:rsidR="00A10A64" w:rsidRDefault="00A10A64" w:rsidP="00A10A64"/>
    <w:p w14:paraId="4AE2344D" w14:textId="77777777" w:rsidR="00A10A64" w:rsidRPr="00507210" w:rsidRDefault="00A10A64" w:rsidP="00A10A64">
      <w:pPr>
        <w:rPr>
          <w:b/>
          <w:bCs/>
          <w:u w:val="single"/>
        </w:rPr>
      </w:pPr>
      <w:r w:rsidRPr="00507210">
        <w:rPr>
          <w:b/>
          <w:bCs/>
          <w:u w:val="single"/>
        </w:rPr>
        <w:t>Risk-free r</w:t>
      </w:r>
      <w:r>
        <w:rPr>
          <w:b/>
          <w:bCs/>
          <w:u w:val="single"/>
        </w:rPr>
        <w:t>eturns</w:t>
      </w:r>
    </w:p>
    <w:p w14:paraId="62FD4556" w14:textId="77777777" w:rsidR="00A10A64" w:rsidRDefault="00A10A64" w:rsidP="00A10A64">
      <w:r>
        <w:t xml:space="preserve">Investment returns other than rewarding the undertaking of additional risk, also has a function of rewarding the opportunity cost of investment. Risk-free returns in way signifies the minimum returns that strategy needs to provide to cover the </w:t>
      </w:r>
      <w:r w:rsidRPr="0021634A">
        <w:rPr>
          <w:u w:val="single"/>
          <w:rPrChange w:id="57" w:author="NIRAV AU" w:date="2021-05-26T14:19:00Z">
            <w:rPr/>
          </w:rPrChange>
        </w:rPr>
        <w:t>opportunity cost</w:t>
      </w:r>
      <w:r>
        <w:t xml:space="preserve"> of making that investment, notwithstanding the risk that is undertaken by the strategy. Risk-free returns are typically estimate by using the treasury bonds issued by countries with highly rated credit ratings. In our case, we will be using the US 10-year treasury bond rates.</w:t>
      </w:r>
      <w:r>
        <w:rPr>
          <w:rStyle w:val="FootnoteReference"/>
        </w:rPr>
        <w:footnoteReference w:id="1"/>
      </w:r>
    </w:p>
    <w:p w14:paraId="4818C001" w14:textId="77777777" w:rsidR="0033594E" w:rsidRDefault="0033594E" w:rsidP="0033594E">
      <w:pPr>
        <w:jc w:val="left"/>
      </w:pPr>
    </w:p>
    <w:p w14:paraId="79D2D8CB" w14:textId="4AB9770B" w:rsidR="00A10A64" w:rsidRPr="000A395C" w:rsidRDefault="00A10A64" w:rsidP="0033594E">
      <w:pPr>
        <w:jc w:val="left"/>
        <w:rPr>
          <w:b/>
          <w:bCs/>
          <w:u w:val="single"/>
        </w:rPr>
      </w:pPr>
      <w:r w:rsidRPr="00507210">
        <w:rPr>
          <w:b/>
          <w:bCs/>
          <w:u w:val="single"/>
        </w:rPr>
        <w:t>Expected returns</w:t>
      </w:r>
    </w:p>
    <w:p w14:paraId="28D3CBF9" w14:textId="77777777" w:rsidR="00A10A64" w:rsidRDefault="00A10A64" w:rsidP="00A10A64">
      <w:r>
        <w:t>To understand the expected returns to take on a particular amount of risk, we refer to capital asset pricing model, more commonly known as the CAP-M model.</w:t>
      </w:r>
    </w:p>
    <w:p w14:paraId="6044DC68" w14:textId="78120FE1" w:rsidR="00A10A64" w:rsidDel="0021634A" w:rsidRDefault="00A10A64" w:rsidP="00A10A64">
      <w:pPr>
        <w:rPr>
          <w:del w:id="58" w:author="NIRAV AU" w:date="2021-05-26T14:19:00Z"/>
        </w:rPr>
      </w:pPr>
    </w:p>
    <w:p w14:paraId="4CC87086" w14:textId="77777777" w:rsidR="00A10A64" w:rsidRDefault="00A10A64" w:rsidP="00A10A64">
      <m:oMathPara>
        <m:oMath>
          <m:r>
            <w:rPr>
              <w:rFonts w:ascii="Cambria Math" w:hAnsi="Cambria Math"/>
            </w:rPr>
            <m:t>Expected returns=Risk free returns+Beta(Market returns-Risk free rate)</m:t>
          </m:r>
        </m:oMath>
      </m:oMathPara>
    </w:p>
    <w:p w14:paraId="4091B05A" w14:textId="67F817C2" w:rsidR="00A10A64" w:rsidDel="0021634A" w:rsidRDefault="00A10A64" w:rsidP="00A10A64">
      <w:pPr>
        <w:rPr>
          <w:del w:id="59" w:author="NIRAV AU" w:date="2021-05-26T14:19:00Z"/>
        </w:rPr>
      </w:pPr>
    </w:p>
    <w:p w14:paraId="30274736" w14:textId="77777777" w:rsidR="00A10A64" w:rsidRDefault="00A10A64" w:rsidP="00A10A64">
      <w:r>
        <w:t>In the CAP-M Model, other than risk free returns, expected returns also depend on market returns and beta. Market returns measures how well the market is performing while, beta measures how much additional volatility does the stock have against the market, which is also the systemic risk of the stock.</w:t>
      </w:r>
    </w:p>
    <w:p w14:paraId="6DE3A646" w14:textId="77777777" w:rsidR="00A10A64" w:rsidRDefault="00A10A64" w:rsidP="00A10A64">
      <w:r>
        <w:t xml:space="preserve">The intuition behind the CAP-M model, is that the investors are rewarded based on the </w:t>
      </w:r>
      <w:r w:rsidRPr="0021634A">
        <w:rPr>
          <w:u w:val="single"/>
          <w:rPrChange w:id="60" w:author="NIRAV AU" w:date="2021-05-26T14:20:00Z">
            <w:rPr/>
          </w:rPrChange>
        </w:rPr>
        <w:t>additional systematic risk</w:t>
      </w:r>
      <w:r>
        <w:t xml:space="preserve"> that taken vis-à-vis the market. This also suggests that unsystematic risk should not be rewarded as the risk can be mitigated by diversification. Our reference for the performance of the market will be the Vanguard S&amp;P 500 Exchange Traded Fund, which mimics the S&amp;P 500 with an accuracy of 99.7%.</w:t>
      </w:r>
      <w:r>
        <w:rPr>
          <w:rStyle w:val="FootnoteReference"/>
        </w:rPr>
        <w:footnoteReference w:id="2"/>
      </w:r>
      <w:r>
        <w:t xml:space="preserve"> A 5-year monthly beta is used in this case.</w:t>
      </w:r>
      <w:r>
        <w:rPr>
          <w:rStyle w:val="FootnoteReference"/>
        </w:rPr>
        <w:footnoteReference w:id="3"/>
      </w:r>
      <w:r>
        <w:t xml:space="preserve"> </w:t>
      </w:r>
    </w:p>
    <w:p w14:paraId="3E75D072" w14:textId="77777777" w:rsidR="0021634A" w:rsidRDefault="0021634A" w:rsidP="00A10A64">
      <w:pPr>
        <w:rPr>
          <w:ins w:id="61" w:author="NIRAV AU" w:date="2021-05-26T14:20:00Z"/>
          <w:b/>
          <w:bCs/>
          <w:u w:val="single"/>
        </w:rPr>
      </w:pPr>
    </w:p>
    <w:p w14:paraId="1A0DE2F9" w14:textId="77777777" w:rsidR="0021634A" w:rsidRDefault="0021634A" w:rsidP="00A10A64">
      <w:pPr>
        <w:rPr>
          <w:ins w:id="62" w:author="NIRAV AU" w:date="2021-05-26T14:20:00Z"/>
          <w:b/>
          <w:bCs/>
          <w:u w:val="single"/>
        </w:rPr>
      </w:pPr>
    </w:p>
    <w:p w14:paraId="516ECC75" w14:textId="48CA7596" w:rsidR="00A10A64" w:rsidRPr="000A395C" w:rsidRDefault="00A10A64" w:rsidP="00A10A64">
      <w:pPr>
        <w:rPr>
          <w:b/>
          <w:bCs/>
          <w:u w:val="single"/>
        </w:rPr>
      </w:pPr>
      <w:r>
        <w:rPr>
          <w:b/>
          <w:bCs/>
          <w:u w:val="single"/>
        </w:rPr>
        <w:lastRenderedPageBreak/>
        <w:t>Strategy returns</w:t>
      </w:r>
    </w:p>
    <w:p w14:paraId="22A67641" w14:textId="2BE0F23B" w:rsidR="00A10A64" w:rsidRDefault="00A10A64" w:rsidP="00A10A64">
      <w:r>
        <w:t xml:space="preserve">The returns from the strategy will be the pure profit or loss derived by the strategy excluding transaction and holding cost. Although, transaction and holding cost are part of the rewards of the reinforcement learning model, it is not included in the returns of the strategy. This was done to ensure that the </w:t>
      </w:r>
      <w:r w:rsidR="003C6A9A">
        <w:t>return</w:t>
      </w:r>
      <w:r>
        <w:t xml:space="preserve"> of the strategy is comparable to the two benchmarks that we have proposed, as transaction and holding cost are also not factored into the benchmarks.</w:t>
      </w:r>
    </w:p>
    <w:p w14:paraId="6BC80BC6" w14:textId="77777777" w:rsidR="00A10A64" w:rsidRDefault="00A10A64" w:rsidP="00A10A64"/>
    <w:p w14:paraId="74789D6B" w14:textId="77777777" w:rsidR="00A10A64" w:rsidRDefault="00A10A64" w:rsidP="00A10A64">
      <w:pPr>
        <w:rPr>
          <w:b/>
          <w:bCs/>
          <w:u w:val="single"/>
        </w:rPr>
      </w:pPr>
      <w:r w:rsidRPr="00507210">
        <w:rPr>
          <w:b/>
          <w:bCs/>
          <w:u w:val="single"/>
        </w:rPr>
        <w:t>Maximum drawdown</w:t>
      </w:r>
    </w:p>
    <w:p w14:paraId="523C00B0" w14:textId="1C663A91" w:rsidR="00A10A64" w:rsidRPr="00A32859" w:rsidRDefault="005435F9" w:rsidP="00A10A64">
      <w:r>
        <w:t xml:space="preserve">Although, risk-free and expected returns are good benchmarks to compare the returns of the strategy, it will also be important to understand the maximum risk that is undertaken by the strategy. This is especially important as the principal in the investment in stocks </w:t>
      </w:r>
      <w:ins w:id="63" w:author="NIRAV AU" w:date="2021-05-26T14:21:00Z">
        <w:r w:rsidR="0021634A">
          <w:t xml:space="preserve">is limited and </w:t>
        </w:r>
      </w:ins>
      <w:del w:id="64" w:author="NIRAV AU" w:date="2021-05-26T14:21:00Z">
        <w:r w:rsidDel="0021634A">
          <w:delText xml:space="preserve">are </w:delText>
        </w:r>
      </w:del>
      <w:r>
        <w:t xml:space="preserve">not protected. Therefore, in addition to the returns benchmark, we propose an additional metric of maximum drawdown. </w:t>
      </w:r>
      <w:r w:rsidR="00A10A64">
        <w:t>Maximum drawdown refers to the maximum loss (mark-to-market) that is incurred by our strategy based on the current portfolio holdings.</w:t>
      </w:r>
    </w:p>
    <w:p w14:paraId="62F352A7" w14:textId="77777777" w:rsidR="00A10A64" w:rsidRPr="0011625C" w:rsidRDefault="00A10A64" w:rsidP="00A10A64">
      <w:pPr>
        <w:rPr>
          <w:b/>
          <w:bCs/>
          <w:u w:val="single"/>
        </w:rPr>
      </w:pPr>
    </w:p>
    <w:p w14:paraId="2AE42E29" w14:textId="77777777" w:rsidR="00B575DA" w:rsidRDefault="00B575DA">
      <w:pPr>
        <w:jc w:val="left"/>
        <w:rPr>
          <w:b/>
          <w:caps/>
          <w:sz w:val="28"/>
          <w:szCs w:val="28"/>
        </w:rPr>
      </w:pPr>
      <w:r>
        <w:br w:type="page"/>
      </w:r>
    </w:p>
    <w:p w14:paraId="2BB6AE08" w14:textId="26E49992" w:rsidR="00A10A64" w:rsidRDefault="00F46C28" w:rsidP="00A10A64">
      <w:pPr>
        <w:pStyle w:val="Head2"/>
      </w:pPr>
      <w:bookmarkStart w:id="65" w:name="_Toc72882300"/>
      <w:r>
        <w:lastRenderedPageBreak/>
        <w:t>training results between iterative improvements</w:t>
      </w:r>
      <w:bookmarkEnd w:id="65"/>
    </w:p>
    <w:p w14:paraId="4E3FA9FC" w14:textId="77777777" w:rsidR="00C310BC" w:rsidRDefault="00F46C28" w:rsidP="00047F2C">
      <w:pPr>
        <w:pStyle w:val="Head3"/>
        <w:numPr>
          <w:ilvl w:val="2"/>
          <w:numId w:val="1"/>
        </w:numPr>
        <w:ind w:left="709" w:hanging="709"/>
      </w:pPr>
      <w:r>
        <w:t xml:space="preserve"> </w:t>
      </w:r>
      <w:bookmarkStart w:id="66" w:name="_Toc72882301"/>
      <w:r w:rsidR="001B0EF6">
        <w:t xml:space="preserve">phase 1 - </w:t>
      </w:r>
      <w:r w:rsidR="00AD1018">
        <w:t xml:space="preserve">Improved base </w:t>
      </w:r>
      <w:r w:rsidR="00047F2C">
        <w:t>model</w:t>
      </w:r>
      <w:bookmarkEnd w:id="66"/>
    </w:p>
    <w:p w14:paraId="5263C53A" w14:textId="77777777" w:rsidR="00731DA3" w:rsidRDefault="002B7F40" w:rsidP="00047F2C">
      <w:r>
        <w:t xml:space="preserve">The results of the improved base model </w:t>
      </w:r>
      <w:r w:rsidR="001F28DF">
        <w:t>are</w:t>
      </w:r>
      <w:r>
        <w:t xml:space="preserve"> as shown</w:t>
      </w:r>
      <w:r w:rsidR="00CB1767">
        <w:t xml:space="preserve"> in </w:t>
      </w:r>
      <w:r w:rsidR="00CB1767" w:rsidRPr="00CB1767">
        <w:rPr>
          <w:b/>
          <w:bCs/>
        </w:rPr>
        <w:t>Figure 1</w:t>
      </w:r>
      <w:r w:rsidR="00CB1767">
        <w:rPr>
          <w:b/>
          <w:bCs/>
        </w:rPr>
        <w:t xml:space="preserve"> </w:t>
      </w:r>
      <w:r w:rsidR="00CB1767" w:rsidRPr="008116C0">
        <w:t>and</w:t>
      </w:r>
      <w:r w:rsidR="00CB1767">
        <w:rPr>
          <w:b/>
          <w:bCs/>
        </w:rPr>
        <w:t xml:space="preserve"> Figure 2</w:t>
      </w:r>
      <w:r>
        <w:t xml:space="preserve">. The cumulative </w:t>
      </w:r>
      <w:r w:rsidR="001F28DF">
        <w:t>profit</w:t>
      </w:r>
      <w:r>
        <w:t xml:space="preserve"> of the strategy is almost equal to the expected stocks returns calculated from CAP-M for most of the period with some out performance in Q2 2017. However, it does </w:t>
      </w:r>
      <w:r w:rsidR="001F28DF">
        <w:t>outperform</w:t>
      </w:r>
      <w:r>
        <w:t xml:space="preserve"> the risk</w:t>
      </w:r>
      <w:r w:rsidR="001F28DF">
        <w:t>-</w:t>
      </w:r>
      <w:r>
        <w:t xml:space="preserve">free </w:t>
      </w:r>
      <w:r w:rsidR="00240613">
        <w:t>return</w:t>
      </w:r>
      <w:r>
        <w:t xml:space="preserve">. </w:t>
      </w:r>
      <w:r w:rsidR="00731DA3">
        <w:t xml:space="preserve">This translates to 34% profits versus the average portfolio size. </w:t>
      </w:r>
    </w:p>
    <w:p w14:paraId="4DE47A2D" w14:textId="48F3F751" w:rsidR="002B7F40" w:rsidRDefault="002B7F40" w:rsidP="00047F2C">
      <w:r>
        <w:t xml:space="preserve">The strategy also had a maximum drawdown of </w:t>
      </w:r>
      <w:r w:rsidR="00D62E38">
        <w:t>USD $</w:t>
      </w:r>
      <w:r>
        <w:t xml:space="preserve">623 with an average portfolio size of </w:t>
      </w:r>
      <w:r w:rsidR="00D62E38">
        <w:t>USD $3365</w:t>
      </w:r>
      <w:r w:rsidR="001F28DF">
        <w:t>, signifying a 18% dip in average portfolio size in its lowest performing times.</w:t>
      </w:r>
      <w:r w:rsidR="00CB1767">
        <w:t xml:space="preserve"> </w:t>
      </w:r>
      <w:r w:rsidR="00CB1767" w:rsidRPr="00CB1767">
        <w:rPr>
          <w:b/>
          <w:bCs/>
        </w:rPr>
        <w:t>Figure 3</w:t>
      </w:r>
      <w:r w:rsidR="00CB1767">
        <w:t xml:space="preserve"> shows the suggested actions by the phase 1 model for both training and testing data.</w:t>
      </w:r>
    </w:p>
    <w:p w14:paraId="0EDFB4C8" w14:textId="77777777" w:rsidR="00B575DA" w:rsidRDefault="00B575DA" w:rsidP="00047F2C"/>
    <w:p w14:paraId="0C3A1A15" w14:textId="77777777" w:rsidR="00B575DA" w:rsidRDefault="00633039" w:rsidP="007422FF">
      <w:r>
        <w:rPr>
          <w:noProof/>
        </w:rPr>
        <w:drawing>
          <wp:inline distT="0" distB="0" distL="0" distR="0" wp14:anchorId="0906B941" wp14:editId="728C6D8F">
            <wp:extent cx="5731510" cy="1991995"/>
            <wp:effectExtent l="0" t="0" r="2540" b="8255"/>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1"/>
                    <a:stretch>
                      <a:fillRect/>
                    </a:stretch>
                  </pic:blipFill>
                  <pic:spPr>
                    <a:xfrm>
                      <a:off x="0" y="0"/>
                      <a:ext cx="5731510" cy="1991995"/>
                    </a:xfrm>
                    <a:prstGeom prst="rect">
                      <a:avLst/>
                    </a:prstGeom>
                  </pic:spPr>
                </pic:pic>
              </a:graphicData>
            </a:graphic>
          </wp:inline>
        </w:drawing>
      </w:r>
    </w:p>
    <w:p w14:paraId="3F1CEB54" w14:textId="6D6458D8" w:rsidR="00047F2C" w:rsidRDefault="00B575DA" w:rsidP="00B575DA">
      <w:pPr>
        <w:pStyle w:val="Caption"/>
        <w:jc w:val="center"/>
      </w:pPr>
      <w:r>
        <w:t xml:space="preserve">Figure </w:t>
      </w:r>
      <w:r w:rsidR="00F2277C">
        <w:fldChar w:fldCharType="begin"/>
      </w:r>
      <w:r w:rsidR="00F2277C">
        <w:instrText xml:space="preserve"> SEQ Figure \* ARABIC </w:instrText>
      </w:r>
      <w:r w:rsidR="00F2277C">
        <w:fldChar w:fldCharType="separate"/>
      </w:r>
      <w:r>
        <w:rPr>
          <w:noProof/>
        </w:rPr>
        <w:t>1</w:t>
      </w:r>
      <w:r w:rsidR="00F2277C">
        <w:rPr>
          <w:noProof/>
        </w:rPr>
        <w:fldChar w:fldCharType="end"/>
      </w:r>
      <w:r>
        <w:t>: Strategy Return vs Benchmarks (Phase 1)</w:t>
      </w:r>
    </w:p>
    <w:p w14:paraId="78934925" w14:textId="77777777" w:rsidR="00B575DA" w:rsidRPr="00B575DA" w:rsidRDefault="00B575DA" w:rsidP="00B575DA"/>
    <w:p w14:paraId="761B2CA3" w14:textId="77777777" w:rsidR="00B575DA" w:rsidRDefault="00633039" w:rsidP="007422FF">
      <w:r>
        <w:rPr>
          <w:noProof/>
        </w:rPr>
        <w:drawing>
          <wp:inline distT="0" distB="0" distL="0" distR="0" wp14:anchorId="729B5618" wp14:editId="52BC5E9A">
            <wp:extent cx="5731510" cy="2238375"/>
            <wp:effectExtent l="0" t="0" r="2540" b="9525"/>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2"/>
                    <a:stretch>
                      <a:fillRect/>
                    </a:stretch>
                  </pic:blipFill>
                  <pic:spPr>
                    <a:xfrm>
                      <a:off x="0" y="0"/>
                      <a:ext cx="5731510" cy="2238375"/>
                    </a:xfrm>
                    <a:prstGeom prst="rect">
                      <a:avLst/>
                    </a:prstGeom>
                  </pic:spPr>
                </pic:pic>
              </a:graphicData>
            </a:graphic>
          </wp:inline>
        </w:drawing>
      </w:r>
    </w:p>
    <w:p w14:paraId="30B0D80D" w14:textId="22DEF940" w:rsidR="0071349E" w:rsidRDefault="00B575DA" w:rsidP="00B575DA">
      <w:pPr>
        <w:pStyle w:val="Caption"/>
        <w:jc w:val="center"/>
      </w:pPr>
      <w:r>
        <w:t xml:space="preserve">Figure </w:t>
      </w:r>
      <w:r w:rsidR="00F2277C">
        <w:fldChar w:fldCharType="begin"/>
      </w:r>
      <w:r w:rsidR="00F2277C">
        <w:instrText xml:space="preserve"> SEQ Figure \* ARABIC </w:instrText>
      </w:r>
      <w:r w:rsidR="00F2277C">
        <w:fldChar w:fldCharType="separate"/>
      </w:r>
      <w:r>
        <w:rPr>
          <w:noProof/>
        </w:rPr>
        <w:t>2</w:t>
      </w:r>
      <w:r w:rsidR="00F2277C">
        <w:rPr>
          <w:noProof/>
        </w:rPr>
        <w:fldChar w:fldCharType="end"/>
      </w:r>
      <w:r>
        <w:t>: Maximum drawdown (Phase 1)</w:t>
      </w:r>
    </w:p>
    <w:p w14:paraId="7FB74818" w14:textId="74907C64" w:rsidR="00B575DA" w:rsidRDefault="00EA38DF" w:rsidP="007422FF">
      <w:r>
        <w:rPr>
          <w:noProof/>
        </w:rPr>
        <w:lastRenderedPageBreak/>
        <w:drawing>
          <wp:inline distT="0" distB="0" distL="0" distR="0" wp14:anchorId="05DD5772" wp14:editId="13E8D734">
            <wp:extent cx="5731510" cy="2814955"/>
            <wp:effectExtent l="0" t="0" r="2540" b="4445"/>
            <wp:docPr id="3" name="Picture 3" descr="Graphical user interfa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10;&#10;Description automatically generated with medium confidence"/>
                    <pic:cNvPicPr/>
                  </pic:nvPicPr>
                  <pic:blipFill>
                    <a:blip r:embed="rId13"/>
                    <a:stretch>
                      <a:fillRect/>
                    </a:stretch>
                  </pic:blipFill>
                  <pic:spPr>
                    <a:xfrm>
                      <a:off x="0" y="0"/>
                      <a:ext cx="5731510" cy="2814955"/>
                    </a:xfrm>
                    <a:prstGeom prst="rect">
                      <a:avLst/>
                    </a:prstGeom>
                  </pic:spPr>
                </pic:pic>
              </a:graphicData>
            </a:graphic>
          </wp:inline>
        </w:drawing>
      </w:r>
    </w:p>
    <w:p w14:paraId="6600ED41" w14:textId="0D51EC55" w:rsidR="00B575DA" w:rsidRDefault="00B575DA" w:rsidP="007422FF">
      <w:r>
        <w:t xml:space="preserve">       </w:t>
      </w:r>
      <w:r>
        <w:rPr>
          <w:noProof/>
        </w:rPr>
        <w:drawing>
          <wp:inline distT="0" distB="0" distL="0" distR="0" wp14:anchorId="32F121ED" wp14:editId="67AF4881">
            <wp:extent cx="2552369" cy="192632"/>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21665" cy="205409"/>
                    </a:xfrm>
                    <a:prstGeom prst="rect">
                      <a:avLst/>
                    </a:prstGeom>
                  </pic:spPr>
                </pic:pic>
              </a:graphicData>
            </a:graphic>
          </wp:inline>
        </w:drawing>
      </w:r>
    </w:p>
    <w:p w14:paraId="3555C3EB" w14:textId="315F7EE6" w:rsidR="00B575DA" w:rsidRDefault="00B575DA" w:rsidP="00B575DA">
      <w:pPr>
        <w:pStyle w:val="Caption"/>
        <w:jc w:val="center"/>
      </w:pPr>
      <w:r>
        <w:t xml:space="preserve">Figure </w:t>
      </w:r>
      <w:r w:rsidR="00F2277C">
        <w:fldChar w:fldCharType="begin"/>
      </w:r>
      <w:r w:rsidR="00F2277C">
        <w:instrText xml:space="preserve"> SEQ Figure \* ARABIC </w:instrText>
      </w:r>
      <w:r w:rsidR="00F2277C">
        <w:fldChar w:fldCharType="separate"/>
      </w:r>
      <w:r>
        <w:rPr>
          <w:noProof/>
        </w:rPr>
        <w:t>3</w:t>
      </w:r>
      <w:r w:rsidR="00F2277C">
        <w:rPr>
          <w:noProof/>
        </w:rPr>
        <w:fldChar w:fldCharType="end"/>
      </w:r>
      <w:r>
        <w:t>:Actions Suggested by Model (Phase 1)</w:t>
      </w:r>
    </w:p>
    <w:p w14:paraId="029C52EA" w14:textId="77777777" w:rsidR="00B575DA" w:rsidRDefault="00B575DA" w:rsidP="00047F2C">
      <w:pPr>
        <w:pStyle w:val="Head2"/>
        <w:numPr>
          <w:ilvl w:val="0"/>
          <w:numId w:val="0"/>
        </w:numPr>
      </w:pPr>
    </w:p>
    <w:p w14:paraId="07493DFF" w14:textId="77777777" w:rsidR="00B575DA" w:rsidRDefault="00B575DA">
      <w:pPr>
        <w:jc w:val="left"/>
        <w:rPr>
          <w:b/>
          <w:caps/>
          <w:sz w:val="28"/>
          <w:szCs w:val="28"/>
        </w:rPr>
      </w:pPr>
      <w:r>
        <w:br w:type="page"/>
      </w:r>
    </w:p>
    <w:p w14:paraId="582A997B" w14:textId="542AC15F" w:rsidR="00047F2C" w:rsidRDefault="00047F2C" w:rsidP="00047F2C">
      <w:pPr>
        <w:pStyle w:val="Head3"/>
        <w:numPr>
          <w:ilvl w:val="2"/>
          <w:numId w:val="1"/>
        </w:numPr>
        <w:ind w:left="709" w:hanging="709"/>
      </w:pPr>
      <w:r>
        <w:lastRenderedPageBreak/>
        <w:t xml:space="preserve"> </w:t>
      </w:r>
      <w:bookmarkStart w:id="67" w:name="_Toc72882302"/>
      <w:r>
        <w:t>Phase 2 – Adding technical analysis</w:t>
      </w:r>
      <w:bookmarkEnd w:id="67"/>
    </w:p>
    <w:p w14:paraId="250EEF02" w14:textId="77777777" w:rsidR="00731DA3" w:rsidRDefault="001F28DF" w:rsidP="001F28DF">
      <w:r w:rsidRPr="00522B61">
        <w:rPr>
          <w:rFonts w:cs="Arial"/>
        </w:rPr>
        <w:t xml:space="preserve">The results of phase 2 </w:t>
      </w:r>
      <w:r w:rsidR="00240613">
        <w:rPr>
          <w:rFonts w:cs="Arial"/>
        </w:rPr>
        <w:t xml:space="preserve">with the additional of technical analysis indicators are </w:t>
      </w:r>
      <w:r w:rsidRPr="00522B61">
        <w:rPr>
          <w:rFonts w:cs="Arial"/>
        </w:rPr>
        <w:t>as shown</w:t>
      </w:r>
      <w:r w:rsidR="00CB1767">
        <w:rPr>
          <w:rFonts w:cs="Arial"/>
        </w:rPr>
        <w:t xml:space="preserve"> in </w:t>
      </w:r>
      <w:r w:rsidR="00CB1767" w:rsidRPr="00CB1767">
        <w:rPr>
          <w:rFonts w:cs="Arial"/>
          <w:b/>
          <w:bCs/>
        </w:rPr>
        <w:t>Figure 3</w:t>
      </w:r>
      <w:r w:rsidR="00CB1767">
        <w:rPr>
          <w:rFonts w:cs="Arial"/>
        </w:rPr>
        <w:t xml:space="preserve"> and </w:t>
      </w:r>
      <w:r w:rsidR="00CB1767" w:rsidRPr="00CB1767">
        <w:rPr>
          <w:rFonts w:cs="Arial"/>
          <w:b/>
          <w:bCs/>
        </w:rPr>
        <w:t>Figure 4</w:t>
      </w:r>
      <w:r w:rsidRPr="00522B61">
        <w:rPr>
          <w:rFonts w:cs="Arial"/>
        </w:rPr>
        <w:t xml:space="preserve">. The cumulative profit of the strategy outperformed both expected stocks return calculated from CAP-M and risk-free </w:t>
      </w:r>
      <w:r w:rsidR="00240613">
        <w:rPr>
          <w:rFonts w:cs="Arial"/>
        </w:rPr>
        <w:t>return</w:t>
      </w:r>
      <w:r w:rsidRPr="00522B61">
        <w:rPr>
          <w:rFonts w:cs="Arial"/>
        </w:rPr>
        <w:t xml:space="preserve">. </w:t>
      </w:r>
      <w:r w:rsidR="00731DA3">
        <w:t xml:space="preserve">This translates to 72% profits versus the average portfolio size. </w:t>
      </w:r>
    </w:p>
    <w:p w14:paraId="6ACFCFD6" w14:textId="4600BAE6" w:rsidR="001F28DF" w:rsidRPr="00522B61" w:rsidRDefault="001F28DF" w:rsidP="001F28DF">
      <w:pPr>
        <w:rPr>
          <w:rFonts w:cs="Arial"/>
        </w:rPr>
      </w:pPr>
      <w:r w:rsidRPr="00522B61">
        <w:rPr>
          <w:rFonts w:cs="Arial"/>
        </w:rPr>
        <w:t>The strategy also only a maximum drawdown of USD $222 with an average portfolio size of USD $1284, signifying a 17% dip in average portfolio size in its lowest performing times.</w:t>
      </w:r>
      <w:r w:rsidR="00CB1767">
        <w:rPr>
          <w:rFonts w:cs="Arial"/>
        </w:rPr>
        <w:t xml:space="preserve"> </w:t>
      </w:r>
      <w:r w:rsidR="00CB1767" w:rsidRPr="00CB1767">
        <w:rPr>
          <w:b/>
          <w:bCs/>
        </w:rPr>
        <w:t xml:space="preserve">Figure </w:t>
      </w:r>
      <w:r w:rsidR="00CB1767">
        <w:rPr>
          <w:b/>
          <w:bCs/>
        </w:rPr>
        <w:t>6</w:t>
      </w:r>
      <w:r w:rsidR="00CB1767">
        <w:t xml:space="preserve"> shows the suggested actions by the phase </w:t>
      </w:r>
      <w:r w:rsidR="00665CD3">
        <w:t>2</w:t>
      </w:r>
      <w:r w:rsidR="00CB1767">
        <w:t xml:space="preserve"> model for both training and testing data.</w:t>
      </w:r>
    </w:p>
    <w:p w14:paraId="61007D32" w14:textId="77777777" w:rsidR="001F28DF" w:rsidRDefault="001F28DF" w:rsidP="002B7F40">
      <w:pPr>
        <w:rPr>
          <w:rFonts w:ascii="Helvetica" w:hAnsi="Helvetica"/>
          <w:color w:val="000000"/>
          <w:sz w:val="21"/>
          <w:szCs w:val="21"/>
          <w:shd w:val="clear" w:color="auto" w:fill="FFFFFF"/>
        </w:rPr>
      </w:pPr>
    </w:p>
    <w:p w14:paraId="4E571A35" w14:textId="77777777" w:rsidR="00B575DA" w:rsidRDefault="000F5100" w:rsidP="00B575DA">
      <w:pPr>
        <w:keepNext/>
      </w:pPr>
      <w:r>
        <w:rPr>
          <w:noProof/>
        </w:rPr>
        <w:drawing>
          <wp:inline distT="0" distB="0" distL="0" distR="0" wp14:anchorId="11DFD899" wp14:editId="4341469C">
            <wp:extent cx="5731510" cy="2105660"/>
            <wp:effectExtent l="0" t="0" r="2540" b="889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5"/>
                    <a:stretch>
                      <a:fillRect/>
                    </a:stretch>
                  </pic:blipFill>
                  <pic:spPr>
                    <a:xfrm>
                      <a:off x="0" y="0"/>
                      <a:ext cx="5731510" cy="2105660"/>
                    </a:xfrm>
                    <a:prstGeom prst="rect">
                      <a:avLst/>
                    </a:prstGeom>
                  </pic:spPr>
                </pic:pic>
              </a:graphicData>
            </a:graphic>
          </wp:inline>
        </w:drawing>
      </w:r>
    </w:p>
    <w:p w14:paraId="7E9543AF" w14:textId="7DDB2718" w:rsidR="00B575DA" w:rsidRDefault="00B575DA" w:rsidP="00B575DA">
      <w:pPr>
        <w:pStyle w:val="Caption"/>
        <w:jc w:val="center"/>
      </w:pPr>
      <w:r>
        <w:t xml:space="preserve">Figure </w:t>
      </w:r>
      <w:r w:rsidR="00F2277C">
        <w:fldChar w:fldCharType="begin"/>
      </w:r>
      <w:r w:rsidR="00F2277C">
        <w:instrText xml:space="preserve"> SEQ Figure \* ARABIC </w:instrText>
      </w:r>
      <w:r w:rsidR="00F2277C">
        <w:fldChar w:fldCharType="separate"/>
      </w:r>
      <w:r>
        <w:rPr>
          <w:noProof/>
        </w:rPr>
        <w:t>4</w:t>
      </w:r>
      <w:r w:rsidR="00F2277C">
        <w:rPr>
          <w:noProof/>
        </w:rPr>
        <w:fldChar w:fldCharType="end"/>
      </w:r>
      <w:r>
        <w:t>: Strategy Return vs Benchmarks (Phase 2)</w:t>
      </w:r>
    </w:p>
    <w:p w14:paraId="3C8B75B0" w14:textId="77777777" w:rsidR="00B575DA" w:rsidRDefault="000F5100" w:rsidP="00B575DA">
      <w:pPr>
        <w:keepNext/>
      </w:pPr>
      <w:r w:rsidRPr="000F5100">
        <w:rPr>
          <w:noProof/>
        </w:rPr>
        <w:t xml:space="preserve"> </w:t>
      </w:r>
      <w:r>
        <w:rPr>
          <w:noProof/>
        </w:rPr>
        <w:drawing>
          <wp:inline distT="0" distB="0" distL="0" distR="0" wp14:anchorId="12D96A67" wp14:editId="5F786B0A">
            <wp:extent cx="5731510" cy="2195830"/>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6"/>
                    <a:stretch>
                      <a:fillRect/>
                    </a:stretch>
                  </pic:blipFill>
                  <pic:spPr>
                    <a:xfrm>
                      <a:off x="0" y="0"/>
                      <a:ext cx="5731510" cy="2195830"/>
                    </a:xfrm>
                    <a:prstGeom prst="rect">
                      <a:avLst/>
                    </a:prstGeom>
                  </pic:spPr>
                </pic:pic>
              </a:graphicData>
            </a:graphic>
          </wp:inline>
        </w:drawing>
      </w:r>
    </w:p>
    <w:p w14:paraId="44D87369" w14:textId="5F23DC58" w:rsidR="00DC326B" w:rsidRDefault="00B575DA" w:rsidP="00B575DA">
      <w:pPr>
        <w:pStyle w:val="Caption"/>
        <w:jc w:val="center"/>
      </w:pPr>
      <w:r>
        <w:t xml:space="preserve">Figure </w:t>
      </w:r>
      <w:r w:rsidR="00F2277C">
        <w:fldChar w:fldCharType="begin"/>
      </w:r>
      <w:r w:rsidR="00F2277C">
        <w:instrText xml:space="preserve"> SEQ Figure \* ARABIC </w:instrText>
      </w:r>
      <w:r w:rsidR="00F2277C">
        <w:fldChar w:fldCharType="separate"/>
      </w:r>
      <w:r>
        <w:rPr>
          <w:noProof/>
        </w:rPr>
        <w:t>5</w:t>
      </w:r>
      <w:r w:rsidR="00F2277C">
        <w:rPr>
          <w:noProof/>
        </w:rPr>
        <w:fldChar w:fldCharType="end"/>
      </w:r>
      <w:r>
        <w:t>: Maximum drawdown (Phase 2)</w:t>
      </w:r>
    </w:p>
    <w:p w14:paraId="7EE95733" w14:textId="1F85F803" w:rsidR="00B575DA" w:rsidRDefault="000F5100" w:rsidP="00B575DA">
      <w:pPr>
        <w:keepNext/>
      </w:pPr>
      <w:r>
        <w:rPr>
          <w:noProof/>
        </w:rPr>
        <w:lastRenderedPageBreak/>
        <w:drawing>
          <wp:inline distT="0" distB="0" distL="0" distR="0" wp14:anchorId="4EF9525E" wp14:editId="31B64C9C">
            <wp:extent cx="5731510" cy="2643505"/>
            <wp:effectExtent l="0" t="0" r="2540" b="4445"/>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pic:nvPicPr>
                  <pic:blipFill>
                    <a:blip r:embed="rId17"/>
                    <a:stretch>
                      <a:fillRect/>
                    </a:stretch>
                  </pic:blipFill>
                  <pic:spPr>
                    <a:xfrm>
                      <a:off x="0" y="0"/>
                      <a:ext cx="5731510" cy="2643505"/>
                    </a:xfrm>
                    <a:prstGeom prst="rect">
                      <a:avLst/>
                    </a:prstGeom>
                  </pic:spPr>
                </pic:pic>
              </a:graphicData>
            </a:graphic>
          </wp:inline>
        </w:drawing>
      </w:r>
      <w:r w:rsidR="00B575DA">
        <w:t xml:space="preserve">                   </w:t>
      </w:r>
      <w:r w:rsidR="00B575DA">
        <w:rPr>
          <w:noProof/>
        </w:rPr>
        <w:drawing>
          <wp:inline distT="0" distB="0" distL="0" distR="0" wp14:anchorId="092506A9" wp14:editId="6C7D383D">
            <wp:extent cx="2552369" cy="192632"/>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21665" cy="205409"/>
                    </a:xfrm>
                    <a:prstGeom prst="rect">
                      <a:avLst/>
                    </a:prstGeom>
                  </pic:spPr>
                </pic:pic>
              </a:graphicData>
            </a:graphic>
          </wp:inline>
        </w:drawing>
      </w:r>
    </w:p>
    <w:p w14:paraId="659E1096" w14:textId="3E4B828F" w:rsidR="000F5100" w:rsidRDefault="00B575DA" w:rsidP="00B575DA">
      <w:pPr>
        <w:pStyle w:val="Caption"/>
        <w:jc w:val="center"/>
      </w:pPr>
      <w:r>
        <w:t xml:space="preserve">Figure </w:t>
      </w:r>
      <w:r w:rsidR="00F2277C">
        <w:fldChar w:fldCharType="begin"/>
      </w:r>
      <w:r w:rsidR="00F2277C">
        <w:instrText xml:space="preserve"> SEQ Figure \* ARABIC </w:instrText>
      </w:r>
      <w:r w:rsidR="00F2277C">
        <w:fldChar w:fldCharType="separate"/>
      </w:r>
      <w:r>
        <w:rPr>
          <w:noProof/>
        </w:rPr>
        <w:t>6</w:t>
      </w:r>
      <w:r w:rsidR="00F2277C">
        <w:rPr>
          <w:noProof/>
        </w:rPr>
        <w:fldChar w:fldCharType="end"/>
      </w:r>
      <w:r>
        <w:t xml:space="preserve">: </w:t>
      </w:r>
      <w:r w:rsidRPr="000422F0">
        <w:t xml:space="preserve">Actions Suggested by Model (Phase </w:t>
      </w:r>
      <w:r>
        <w:t>2</w:t>
      </w:r>
      <w:r w:rsidRPr="000422F0">
        <w:t>)</w:t>
      </w:r>
    </w:p>
    <w:p w14:paraId="208E6D28" w14:textId="60DDA7CC" w:rsidR="00DC326B" w:rsidRDefault="00B575DA" w:rsidP="00DC326B">
      <w:r>
        <w:t xml:space="preserve">              </w:t>
      </w:r>
    </w:p>
    <w:p w14:paraId="2D2B1B4A" w14:textId="77777777" w:rsidR="00B575DA" w:rsidRDefault="00B575DA">
      <w:pPr>
        <w:jc w:val="left"/>
        <w:rPr>
          <w:b/>
          <w:caps/>
          <w:sz w:val="28"/>
          <w:szCs w:val="28"/>
        </w:rPr>
      </w:pPr>
      <w:r>
        <w:br w:type="page"/>
      </w:r>
    </w:p>
    <w:p w14:paraId="7B2F294E" w14:textId="5F8FDD56" w:rsidR="00DC326B" w:rsidRDefault="00047F2C" w:rsidP="00DC326B">
      <w:pPr>
        <w:pStyle w:val="Head3"/>
        <w:numPr>
          <w:ilvl w:val="2"/>
          <w:numId w:val="1"/>
        </w:numPr>
        <w:ind w:left="709" w:hanging="709"/>
      </w:pPr>
      <w:r>
        <w:lastRenderedPageBreak/>
        <w:t xml:space="preserve"> </w:t>
      </w:r>
      <w:bookmarkStart w:id="68" w:name="_Toc72882303"/>
      <w:r>
        <w:t>phase 3 – adding transaction and holding cost</w:t>
      </w:r>
      <w:bookmarkEnd w:id="68"/>
    </w:p>
    <w:p w14:paraId="3DC9A1BD" w14:textId="77777777" w:rsidR="00731DA3" w:rsidRDefault="00DA4726" w:rsidP="00DA4726">
      <w:r>
        <w:t xml:space="preserve">The results of phase </w:t>
      </w:r>
      <w:r w:rsidR="00240613">
        <w:t>3</w:t>
      </w:r>
      <w:r>
        <w:t xml:space="preserve"> with the addition of transaction and holding cost are as shown</w:t>
      </w:r>
      <w:r w:rsidR="00240613">
        <w:t xml:space="preserve"> in </w:t>
      </w:r>
      <w:r w:rsidR="00240613" w:rsidRPr="00240613">
        <w:rPr>
          <w:b/>
          <w:bCs/>
        </w:rPr>
        <w:t>Figure 7</w:t>
      </w:r>
      <w:r w:rsidR="00240613">
        <w:t xml:space="preserve"> and </w:t>
      </w:r>
      <w:r w:rsidR="00240613" w:rsidRPr="00240613">
        <w:rPr>
          <w:b/>
          <w:bCs/>
        </w:rPr>
        <w:t>Figure 8</w:t>
      </w:r>
      <w:r>
        <w:t xml:space="preserve">. The cumulative profit of the strategy outperformed both expected stocks return calculated from CAP-M and risk-free interest rates, albeit just slightly for against expected returns. </w:t>
      </w:r>
      <w:r w:rsidR="00731DA3">
        <w:t xml:space="preserve">This translates to 89% profits versus the average portfolio size. </w:t>
      </w:r>
    </w:p>
    <w:p w14:paraId="2CA52988" w14:textId="7B4EA513" w:rsidR="00DA4726" w:rsidRDefault="00DA4726" w:rsidP="00DA4726">
      <w:r>
        <w:t>The strategy had a maximum drawdown of USD $129 with an average portfolio size of USD $1120, signifying a 11% dip in average portfolio size in its lowest performing times.</w:t>
      </w:r>
      <w:r w:rsidR="00240613">
        <w:t xml:space="preserve"> </w:t>
      </w:r>
      <w:r w:rsidR="00240613" w:rsidRPr="00CB1767">
        <w:rPr>
          <w:b/>
          <w:bCs/>
        </w:rPr>
        <w:t xml:space="preserve">Figure </w:t>
      </w:r>
      <w:r w:rsidR="00240613">
        <w:rPr>
          <w:b/>
          <w:bCs/>
        </w:rPr>
        <w:t>9</w:t>
      </w:r>
      <w:r w:rsidR="00240613">
        <w:t xml:space="preserve"> shows the suggested actions by the phase </w:t>
      </w:r>
      <w:r w:rsidR="00665CD3">
        <w:t>3</w:t>
      </w:r>
      <w:r w:rsidR="00240613">
        <w:t xml:space="preserve"> model for both training and testing data.</w:t>
      </w:r>
    </w:p>
    <w:p w14:paraId="4C23CC55" w14:textId="77777777" w:rsidR="00DA4726" w:rsidRDefault="00DA4726" w:rsidP="001F28DF"/>
    <w:p w14:paraId="29CB6028" w14:textId="77777777" w:rsidR="00B575DA" w:rsidRDefault="00940B84" w:rsidP="00B575DA">
      <w:pPr>
        <w:keepNext/>
      </w:pPr>
      <w:r>
        <w:rPr>
          <w:noProof/>
        </w:rPr>
        <w:drawing>
          <wp:inline distT="0" distB="0" distL="0" distR="0" wp14:anchorId="06D4AA53" wp14:editId="6CD0160D">
            <wp:extent cx="5731510" cy="2035810"/>
            <wp:effectExtent l="0" t="0" r="2540" b="254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8"/>
                    <a:stretch>
                      <a:fillRect/>
                    </a:stretch>
                  </pic:blipFill>
                  <pic:spPr>
                    <a:xfrm>
                      <a:off x="0" y="0"/>
                      <a:ext cx="5731510" cy="2035810"/>
                    </a:xfrm>
                    <a:prstGeom prst="rect">
                      <a:avLst/>
                    </a:prstGeom>
                  </pic:spPr>
                </pic:pic>
              </a:graphicData>
            </a:graphic>
          </wp:inline>
        </w:drawing>
      </w:r>
    </w:p>
    <w:p w14:paraId="2A52B598" w14:textId="1EA09974" w:rsidR="00DC326B" w:rsidRDefault="00B575DA" w:rsidP="00B575DA">
      <w:pPr>
        <w:pStyle w:val="Caption"/>
        <w:jc w:val="center"/>
      </w:pPr>
      <w:r>
        <w:t xml:space="preserve">Figure </w:t>
      </w:r>
      <w:r w:rsidR="00F2277C">
        <w:fldChar w:fldCharType="begin"/>
      </w:r>
      <w:r w:rsidR="00F2277C">
        <w:instrText xml:space="preserve"> SEQ Figure \* ARABIC </w:instrText>
      </w:r>
      <w:r w:rsidR="00F2277C">
        <w:fldChar w:fldCharType="separate"/>
      </w:r>
      <w:r>
        <w:rPr>
          <w:noProof/>
        </w:rPr>
        <w:t>7</w:t>
      </w:r>
      <w:r w:rsidR="00F2277C">
        <w:rPr>
          <w:noProof/>
        </w:rPr>
        <w:fldChar w:fldCharType="end"/>
      </w:r>
      <w:r>
        <w:t>:</w:t>
      </w:r>
      <w:r w:rsidRPr="00B575DA">
        <w:t xml:space="preserve"> </w:t>
      </w:r>
      <w:r>
        <w:t>Strategy Return vs Benchmarks (Phase 3)</w:t>
      </w:r>
    </w:p>
    <w:p w14:paraId="01952ED9" w14:textId="77777777" w:rsidR="00B575DA" w:rsidRPr="00B575DA" w:rsidRDefault="00B575DA" w:rsidP="00B575DA"/>
    <w:p w14:paraId="63AF46FC" w14:textId="77777777" w:rsidR="00B575DA" w:rsidRDefault="00940B84" w:rsidP="00B575DA">
      <w:pPr>
        <w:keepNext/>
      </w:pPr>
      <w:r>
        <w:rPr>
          <w:noProof/>
        </w:rPr>
        <w:drawing>
          <wp:inline distT="0" distB="0" distL="0" distR="0" wp14:anchorId="06E1DEA7" wp14:editId="0CEC4EAF">
            <wp:extent cx="5731510" cy="2237105"/>
            <wp:effectExtent l="0" t="0" r="254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9"/>
                    <a:stretch>
                      <a:fillRect/>
                    </a:stretch>
                  </pic:blipFill>
                  <pic:spPr>
                    <a:xfrm>
                      <a:off x="0" y="0"/>
                      <a:ext cx="5731510" cy="2237105"/>
                    </a:xfrm>
                    <a:prstGeom prst="rect">
                      <a:avLst/>
                    </a:prstGeom>
                  </pic:spPr>
                </pic:pic>
              </a:graphicData>
            </a:graphic>
          </wp:inline>
        </w:drawing>
      </w:r>
    </w:p>
    <w:p w14:paraId="203530EA" w14:textId="1BEBE91A" w:rsidR="00940B84" w:rsidRDefault="00B575DA" w:rsidP="00B575DA">
      <w:pPr>
        <w:pStyle w:val="Caption"/>
        <w:jc w:val="center"/>
      </w:pPr>
      <w:r>
        <w:t xml:space="preserve">Figure </w:t>
      </w:r>
      <w:r w:rsidR="00F2277C">
        <w:fldChar w:fldCharType="begin"/>
      </w:r>
      <w:r w:rsidR="00F2277C">
        <w:instrText xml:space="preserve"> SEQ Figure \* ARABIC </w:instrText>
      </w:r>
      <w:r w:rsidR="00F2277C">
        <w:fldChar w:fldCharType="separate"/>
      </w:r>
      <w:r>
        <w:rPr>
          <w:noProof/>
        </w:rPr>
        <w:t>8</w:t>
      </w:r>
      <w:r w:rsidR="00F2277C">
        <w:rPr>
          <w:noProof/>
        </w:rPr>
        <w:fldChar w:fldCharType="end"/>
      </w:r>
      <w:r>
        <w:t>: Maximum drawdown (Phase 3)</w:t>
      </w:r>
    </w:p>
    <w:p w14:paraId="33B18700" w14:textId="77777777" w:rsidR="00B575DA" w:rsidRDefault="00940B84" w:rsidP="00B575DA">
      <w:pPr>
        <w:keepNext/>
      </w:pPr>
      <w:r>
        <w:rPr>
          <w:noProof/>
        </w:rPr>
        <w:lastRenderedPageBreak/>
        <w:drawing>
          <wp:inline distT="0" distB="0" distL="0" distR="0" wp14:anchorId="22501533" wp14:editId="6AD8CD3D">
            <wp:extent cx="5731510" cy="2831465"/>
            <wp:effectExtent l="0" t="0" r="2540" b="6985"/>
            <wp:docPr id="11" name="Picture 11"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chart, scatter chart&#10;&#10;Description automatically generated"/>
                    <pic:cNvPicPr/>
                  </pic:nvPicPr>
                  <pic:blipFill>
                    <a:blip r:embed="rId20"/>
                    <a:stretch>
                      <a:fillRect/>
                    </a:stretch>
                  </pic:blipFill>
                  <pic:spPr>
                    <a:xfrm>
                      <a:off x="0" y="0"/>
                      <a:ext cx="5731510" cy="2831465"/>
                    </a:xfrm>
                    <a:prstGeom prst="rect">
                      <a:avLst/>
                    </a:prstGeom>
                  </pic:spPr>
                </pic:pic>
              </a:graphicData>
            </a:graphic>
          </wp:inline>
        </w:drawing>
      </w:r>
    </w:p>
    <w:p w14:paraId="70C1E36F" w14:textId="6C41F876" w:rsidR="00B575DA" w:rsidRDefault="00B575DA" w:rsidP="00B575DA">
      <w:pPr>
        <w:pStyle w:val="Caption"/>
        <w:jc w:val="left"/>
      </w:pPr>
      <w:r>
        <w:t xml:space="preserve">         </w:t>
      </w:r>
      <w:r>
        <w:rPr>
          <w:i w:val="0"/>
          <w:iCs w:val="0"/>
        </w:rPr>
        <w:t xml:space="preserve"> </w:t>
      </w:r>
      <w:r>
        <w:rPr>
          <w:noProof/>
        </w:rPr>
        <w:drawing>
          <wp:inline distT="0" distB="0" distL="0" distR="0" wp14:anchorId="2068E9E7" wp14:editId="73E215C9">
            <wp:extent cx="2552369" cy="192632"/>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21665" cy="205409"/>
                    </a:xfrm>
                    <a:prstGeom prst="rect">
                      <a:avLst/>
                    </a:prstGeom>
                  </pic:spPr>
                </pic:pic>
              </a:graphicData>
            </a:graphic>
          </wp:inline>
        </w:drawing>
      </w:r>
    </w:p>
    <w:p w14:paraId="0D4C4936" w14:textId="45B993D2" w:rsidR="00940B84" w:rsidRDefault="00B575DA" w:rsidP="00B575DA">
      <w:pPr>
        <w:pStyle w:val="Caption"/>
        <w:jc w:val="center"/>
      </w:pPr>
      <w:r>
        <w:t xml:space="preserve">Figure </w:t>
      </w:r>
      <w:r w:rsidR="00F2277C">
        <w:fldChar w:fldCharType="begin"/>
      </w:r>
      <w:r w:rsidR="00F2277C">
        <w:instrText xml:space="preserve"> SEQ Figure \* ARABIC </w:instrText>
      </w:r>
      <w:r w:rsidR="00F2277C">
        <w:fldChar w:fldCharType="separate"/>
      </w:r>
      <w:r>
        <w:rPr>
          <w:noProof/>
        </w:rPr>
        <w:t>9</w:t>
      </w:r>
      <w:r w:rsidR="00F2277C">
        <w:rPr>
          <w:noProof/>
        </w:rPr>
        <w:fldChar w:fldCharType="end"/>
      </w:r>
      <w:r>
        <w:t>:</w:t>
      </w:r>
      <w:r w:rsidRPr="00B575DA">
        <w:t xml:space="preserve"> </w:t>
      </w:r>
      <w:r w:rsidRPr="000422F0">
        <w:t xml:space="preserve">Actions Suggested by Model (Phase </w:t>
      </w:r>
      <w:r>
        <w:t>3</w:t>
      </w:r>
      <w:r w:rsidRPr="000422F0">
        <w:t>)</w:t>
      </w:r>
    </w:p>
    <w:p w14:paraId="5EA96B27" w14:textId="260B3A54" w:rsidR="00EA5465" w:rsidDel="00EA6E2E" w:rsidRDefault="00EA5465" w:rsidP="00DC326B">
      <w:pPr>
        <w:rPr>
          <w:del w:id="69" w:author="NIRAV AU" w:date="2021-05-26T14:24:00Z"/>
        </w:rPr>
      </w:pPr>
    </w:p>
    <w:p w14:paraId="56006D27" w14:textId="17C96AFB" w:rsidR="00B575DA" w:rsidRDefault="00B575DA">
      <w:pPr>
        <w:jc w:val="left"/>
        <w:rPr>
          <w:b/>
          <w:caps/>
          <w:sz w:val="28"/>
          <w:szCs w:val="28"/>
        </w:rPr>
      </w:pPr>
      <w:del w:id="70" w:author="NIRAV AU" w:date="2021-05-26T14:24:00Z">
        <w:r w:rsidDel="00EA6E2E">
          <w:br w:type="page"/>
        </w:r>
      </w:del>
    </w:p>
    <w:p w14:paraId="6D2CB6F4" w14:textId="445A4471" w:rsidR="00467462" w:rsidRDefault="00467462" w:rsidP="00467462">
      <w:pPr>
        <w:pStyle w:val="Head3"/>
        <w:numPr>
          <w:ilvl w:val="2"/>
          <w:numId w:val="1"/>
        </w:numPr>
        <w:ind w:left="709" w:hanging="709"/>
      </w:pPr>
      <w:bookmarkStart w:id="71" w:name="_Toc72882304"/>
      <w:r>
        <w:t>COMParison between different iterations</w:t>
      </w:r>
      <w:bookmarkEnd w:id="71"/>
    </w:p>
    <w:p w14:paraId="20ED68CC" w14:textId="0764E058" w:rsidR="00E13E83" w:rsidRDefault="00E13E83" w:rsidP="00E13E83">
      <w:pPr>
        <w:pStyle w:val="Caption"/>
        <w:keepNext/>
      </w:pPr>
    </w:p>
    <w:tbl>
      <w:tblPr>
        <w:tblStyle w:val="TableGrid"/>
        <w:tblW w:w="0" w:type="auto"/>
        <w:tblLook w:val="04A0" w:firstRow="1" w:lastRow="0" w:firstColumn="1" w:lastColumn="0" w:noHBand="0" w:noVBand="1"/>
        <w:tblPrChange w:id="72" w:author="NIRAV AU" w:date="2021-05-26T14:23:00Z">
          <w:tblPr>
            <w:tblStyle w:val="TableGrid"/>
            <w:tblW w:w="0" w:type="auto"/>
            <w:tblLook w:val="04A0" w:firstRow="1" w:lastRow="0" w:firstColumn="1" w:lastColumn="0" w:noHBand="0" w:noVBand="1"/>
          </w:tblPr>
        </w:tblPrChange>
      </w:tblPr>
      <w:tblGrid>
        <w:gridCol w:w="3823"/>
        <w:gridCol w:w="2268"/>
        <w:gridCol w:w="2925"/>
        <w:tblGridChange w:id="73">
          <w:tblGrid>
            <w:gridCol w:w="3823"/>
            <w:gridCol w:w="2268"/>
            <w:gridCol w:w="2925"/>
          </w:tblGrid>
        </w:tblGridChange>
      </w:tblGrid>
      <w:tr w:rsidR="003668AE" w:rsidRPr="00E13E83" w14:paraId="0F8A824C" w14:textId="77777777" w:rsidTr="00A546F0">
        <w:tc>
          <w:tcPr>
            <w:tcW w:w="3823" w:type="dxa"/>
            <w:shd w:val="clear" w:color="auto" w:fill="E7E6E6" w:themeFill="background2"/>
            <w:tcPrChange w:id="74" w:author="NIRAV AU" w:date="2021-05-26T14:23:00Z">
              <w:tcPr>
                <w:tcW w:w="3823" w:type="dxa"/>
              </w:tcPr>
            </w:tcPrChange>
          </w:tcPr>
          <w:p w14:paraId="416E908A" w14:textId="73F1FDF7" w:rsidR="003668AE" w:rsidRPr="00E13E83" w:rsidRDefault="003668AE" w:rsidP="00467462">
            <w:pPr>
              <w:rPr>
                <w:b/>
                <w:bCs/>
              </w:rPr>
            </w:pPr>
            <w:r w:rsidRPr="00E13E83">
              <w:rPr>
                <w:b/>
                <w:bCs/>
              </w:rPr>
              <w:t>Iterative Phases</w:t>
            </w:r>
          </w:p>
        </w:tc>
        <w:tc>
          <w:tcPr>
            <w:tcW w:w="2268" w:type="dxa"/>
            <w:shd w:val="clear" w:color="auto" w:fill="E7E6E6" w:themeFill="background2"/>
            <w:tcPrChange w:id="75" w:author="NIRAV AU" w:date="2021-05-26T14:23:00Z">
              <w:tcPr>
                <w:tcW w:w="2268" w:type="dxa"/>
              </w:tcPr>
            </w:tcPrChange>
          </w:tcPr>
          <w:p w14:paraId="49ABE71B" w14:textId="36D7CAED" w:rsidR="003668AE" w:rsidRPr="00E13E83" w:rsidRDefault="003668AE" w:rsidP="00467462">
            <w:pPr>
              <w:rPr>
                <w:b/>
                <w:bCs/>
              </w:rPr>
            </w:pPr>
            <w:r w:rsidRPr="00E13E83">
              <w:rPr>
                <w:b/>
                <w:bCs/>
              </w:rPr>
              <w:t>Profits</w:t>
            </w:r>
            <w:r w:rsidR="00E13E83" w:rsidRPr="00E13E83">
              <w:rPr>
                <w:b/>
                <w:bCs/>
              </w:rPr>
              <w:t xml:space="preserve"> vs Average Portfolio Size</w:t>
            </w:r>
          </w:p>
        </w:tc>
        <w:tc>
          <w:tcPr>
            <w:tcW w:w="2925" w:type="dxa"/>
            <w:shd w:val="clear" w:color="auto" w:fill="E7E6E6" w:themeFill="background2"/>
            <w:tcPrChange w:id="76" w:author="NIRAV AU" w:date="2021-05-26T14:23:00Z">
              <w:tcPr>
                <w:tcW w:w="2925" w:type="dxa"/>
              </w:tcPr>
            </w:tcPrChange>
          </w:tcPr>
          <w:p w14:paraId="62CDE301" w14:textId="66FF8F70" w:rsidR="003668AE" w:rsidRPr="00E13E83" w:rsidRDefault="003668AE" w:rsidP="00467462">
            <w:pPr>
              <w:rPr>
                <w:b/>
                <w:bCs/>
              </w:rPr>
            </w:pPr>
            <w:r w:rsidRPr="00E13E83">
              <w:rPr>
                <w:b/>
                <w:bCs/>
              </w:rPr>
              <w:t xml:space="preserve"> Maximum Drawdown</w:t>
            </w:r>
            <w:r w:rsidR="00E13E83" w:rsidRPr="00E13E83">
              <w:rPr>
                <w:b/>
                <w:bCs/>
              </w:rPr>
              <w:t xml:space="preserve"> </w:t>
            </w:r>
            <w:r w:rsidR="00416BAE">
              <w:rPr>
                <w:b/>
                <w:bCs/>
              </w:rPr>
              <w:t>vs Average Portfolio Size</w:t>
            </w:r>
          </w:p>
        </w:tc>
      </w:tr>
      <w:tr w:rsidR="003668AE" w14:paraId="3BD20EC3" w14:textId="77777777" w:rsidTr="00533DAA">
        <w:tc>
          <w:tcPr>
            <w:tcW w:w="3823" w:type="dxa"/>
          </w:tcPr>
          <w:p w14:paraId="21DCA674" w14:textId="491D6699" w:rsidR="003668AE" w:rsidRPr="00784328" w:rsidRDefault="003668AE" w:rsidP="00467462">
            <w:pPr>
              <w:rPr>
                <w:b/>
                <w:bCs/>
              </w:rPr>
            </w:pPr>
            <w:r w:rsidRPr="00784328">
              <w:rPr>
                <w:b/>
                <w:bCs/>
              </w:rPr>
              <w:t xml:space="preserve">Phase 1 </w:t>
            </w:r>
            <w:del w:id="77" w:author="NIRAV AU" w:date="2021-05-26T14:23:00Z">
              <w:r w:rsidRPr="00784328" w:rsidDel="00A546F0">
                <w:rPr>
                  <w:b/>
                  <w:bCs/>
                </w:rPr>
                <w:delText xml:space="preserve">– </w:delText>
              </w:r>
            </w:del>
            <w:ins w:id="78" w:author="NIRAV AU" w:date="2021-05-26T14:23:00Z">
              <w:r w:rsidR="00A546F0">
                <w:rPr>
                  <w:b/>
                  <w:bCs/>
                </w:rPr>
                <w:t>:</w:t>
              </w:r>
              <w:r w:rsidR="00A546F0" w:rsidRPr="00784328">
                <w:rPr>
                  <w:b/>
                  <w:bCs/>
                </w:rPr>
                <w:t xml:space="preserve"> </w:t>
              </w:r>
            </w:ins>
            <w:r w:rsidRPr="00784328">
              <w:rPr>
                <w:b/>
                <w:bCs/>
              </w:rPr>
              <w:t>Improved Based Model</w:t>
            </w:r>
          </w:p>
          <w:p w14:paraId="4FB5446C" w14:textId="18EEF293" w:rsidR="003668AE" w:rsidRPr="00784328" w:rsidRDefault="003668AE" w:rsidP="00467462">
            <w:pPr>
              <w:rPr>
                <w:b/>
                <w:bCs/>
              </w:rPr>
            </w:pPr>
          </w:p>
        </w:tc>
        <w:tc>
          <w:tcPr>
            <w:tcW w:w="2268" w:type="dxa"/>
            <w:vAlign w:val="center"/>
          </w:tcPr>
          <w:p w14:paraId="780EC084" w14:textId="546C5A99" w:rsidR="003668AE" w:rsidRDefault="00E13E83" w:rsidP="00041EF8">
            <w:pPr>
              <w:jc w:val="center"/>
            </w:pPr>
            <w:r>
              <w:t>34%</w:t>
            </w:r>
          </w:p>
        </w:tc>
        <w:tc>
          <w:tcPr>
            <w:tcW w:w="2925" w:type="dxa"/>
            <w:vAlign w:val="center"/>
          </w:tcPr>
          <w:p w14:paraId="68FC8D9F" w14:textId="1ADB4607" w:rsidR="003668AE" w:rsidRDefault="00E13E83" w:rsidP="00041EF8">
            <w:pPr>
              <w:jc w:val="center"/>
            </w:pPr>
            <w:r>
              <w:t>18%</w:t>
            </w:r>
          </w:p>
        </w:tc>
      </w:tr>
      <w:tr w:rsidR="003668AE" w14:paraId="5B7C7634" w14:textId="77777777" w:rsidTr="00533DAA">
        <w:trPr>
          <w:trHeight w:val="56"/>
        </w:trPr>
        <w:tc>
          <w:tcPr>
            <w:tcW w:w="3823" w:type="dxa"/>
          </w:tcPr>
          <w:p w14:paraId="7FDC2F7A" w14:textId="29C71042" w:rsidR="003668AE" w:rsidRPr="00784328" w:rsidRDefault="003668AE" w:rsidP="00467462">
            <w:pPr>
              <w:rPr>
                <w:b/>
                <w:bCs/>
              </w:rPr>
            </w:pPr>
            <w:r w:rsidRPr="00784328">
              <w:rPr>
                <w:b/>
                <w:bCs/>
              </w:rPr>
              <w:t xml:space="preserve">Phase 2 </w:t>
            </w:r>
            <w:del w:id="79" w:author="NIRAV AU" w:date="2021-05-26T14:23:00Z">
              <w:r w:rsidRPr="00784328" w:rsidDel="00A546F0">
                <w:rPr>
                  <w:b/>
                  <w:bCs/>
                </w:rPr>
                <w:delText xml:space="preserve">– </w:delText>
              </w:r>
            </w:del>
            <w:ins w:id="80" w:author="NIRAV AU" w:date="2021-05-26T14:23:00Z">
              <w:r w:rsidR="00A546F0">
                <w:rPr>
                  <w:b/>
                  <w:bCs/>
                </w:rPr>
                <w:t>:</w:t>
              </w:r>
              <w:r w:rsidR="00A546F0" w:rsidRPr="00784328">
                <w:rPr>
                  <w:b/>
                  <w:bCs/>
                </w:rPr>
                <w:t xml:space="preserve"> </w:t>
              </w:r>
            </w:ins>
            <w:r w:rsidRPr="00784328">
              <w:rPr>
                <w:b/>
                <w:bCs/>
              </w:rPr>
              <w:t>With TA</w:t>
            </w:r>
          </w:p>
          <w:p w14:paraId="048D2E4D" w14:textId="239E02BF" w:rsidR="003668AE" w:rsidRPr="00784328" w:rsidRDefault="003668AE" w:rsidP="00467462">
            <w:pPr>
              <w:rPr>
                <w:b/>
                <w:bCs/>
              </w:rPr>
            </w:pPr>
          </w:p>
        </w:tc>
        <w:tc>
          <w:tcPr>
            <w:tcW w:w="2268" w:type="dxa"/>
            <w:vAlign w:val="center"/>
          </w:tcPr>
          <w:p w14:paraId="3736032F" w14:textId="1701D041" w:rsidR="003668AE" w:rsidRDefault="003668AE" w:rsidP="00041EF8">
            <w:pPr>
              <w:jc w:val="center"/>
            </w:pPr>
            <w:r>
              <w:t>72%</w:t>
            </w:r>
          </w:p>
        </w:tc>
        <w:tc>
          <w:tcPr>
            <w:tcW w:w="2925" w:type="dxa"/>
            <w:vAlign w:val="center"/>
          </w:tcPr>
          <w:p w14:paraId="2E24F94B" w14:textId="6AABF908" w:rsidR="003668AE" w:rsidRDefault="00E13E83" w:rsidP="00041EF8">
            <w:pPr>
              <w:jc w:val="center"/>
            </w:pPr>
            <w:r>
              <w:t>17%</w:t>
            </w:r>
          </w:p>
        </w:tc>
      </w:tr>
      <w:tr w:rsidR="003668AE" w14:paraId="4592A4B3" w14:textId="77777777" w:rsidTr="00533DAA">
        <w:tc>
          <w:tcPr>
            <w:tcW w:w="3823" w:type="dxa"/>
          </w:tcPr>
          <w:p w14:paraId="66630710" w14:textId="6869AEA5" w:rsidR="003668AE" w:rsidRPr="00784328" w:rsidRDefault="003668AE" w:rsidP="00467462">
            <w:pPr>
              <w:rPr>
                <w:b/>
                <w:bCs/>
              </w:rPr>
            </w:pPr>
            <w:r w:rsidRPr="00784328">
              <w:rPr>
                <w:b/>
                <w:bCs/>
              </w:rPr>
              <w:t>Phase</w:t>
            </w:r>
            <w:del w:id="81" w:author="NIRAV AU" w:date="2021-05-26T14:23:00Z">
              <w:r w:rsidRPr="00784328" w:rsidDel="00A546F0">
                <w:rPr>
                  <w:b/>
                  <w:bCs/>
                </w:rPr>
                <w:delText xml:space="preserve"> </w:delText>
              </w:r>
            </w:del>
            <w:ins w:id="82" w:author="NIRAV AU" w:date="2021-05-26T14:23:00Z">
              <w:r w:rsidR="00A546F0">
                <w:rPr>
                  <w:b/>
                  <w:bCs/>
                </w:rPr>
                <w:t xml:space="preserve"> </w:t>
              </w:r>
            </w:ins>
            <w:proofErr w:type="gramStart"/>
            <w:r w:rsidRPr="00784328">
              <w:rPr>
                <w:b/>
                <w:bCs/>
              </w:rPr>
              <w:t>3</w:t>
            </w:r>
            <w:ins w:id="83" w:author="NIRAV AU" w:date="2021-05-26T14:23:00Z">
              <w:r w:rsidR="00A546F0">
                <w:rPr>
                  <w:b/>
                  <w:bCs/>
                </w:rPr>
                <w:t xml:space="preserve"> :</w:t>
              </w:r>
            </w:ins>
            <w:proofErr w:type="gramEnd"/>
            <w:r w:rsidRPr="00784328">
              <w:rPr>
                <w:b/>
                <w:bCs/>
              </w:rPr>
              <w:t xml:space="preserve"> </w:t>
            </w:r>
            <w:del w:id="84" w:author="NIRAV AU" w:date="2021-05-26T14:23:00Z">
              <w:r w:rsidRPr="00784328" w:rsidDel="00A546F0">
                <w:rPr>
                  <w:b/>
                  <w:bCs/>
                </w:rPr>
                <w:delText xml:space="preserve">– </w:delText>
              </w:r>
            </w:del>
            <w:r w:rsidRPr="00784328">
              <w:rPr>
                <w:b/>
                <w:bCs/>
              </w:rPr>
              <w:t xml:space="preserve">With transaction and </w:t>
            </w:r>
            <w:ins w:id="85" w:author="NIRAV AU" w:date="2021-05-26T14:23:00Z">
              <w:r w:rsidR="00A546F0">
                <w:rPr>
                  <w:b/>
                  <w:bCs/>
                </w:rPr>
                <w:t xml:space="preserve">  </w:t>
              </w:r>
            </w:ins>
            <w:r w:rsidRPr="00784328">
              <w:rPr>
                <w:b/>
                <w:bCs/>
              </w:rPr>
              <w:t>holding cost</w:t>
            </w:r>
          </w:p>
        </w:tc>
        <w:tc>
          <w:tcPr>
            <w:tcW w:w="2268" w:type="dxa"/>
            <w:vAlign w:val="center"/>
          </w:tcPr>
          <w:p w14:paraId="0012CC3B" w14:textId="4DEEB576" w:rsidR="003668AE" w:rsidRDefault="003668AE" w:rsidP="00041EF8">
            <w:pPr>
              <w:jc w:val="center"/>
            </w:pPr>
            <w:r>
              <w:t>89%</w:t>
            </w:r>
          </w:p>
        </w:tc>
        <w:tc>
          <w:tcPr>
            <w:tcW w:w="2925" w:type="dxa"/>
            <w:vAlign w:val="center"/>
          </w:tcPr>
          <w:p w14:paraId="6C31979F" w14:textId="4FAD7FA5" w:rsidR="003668AE" w:rsidRDefault="00E13E83" w:rsidP="00041EF8">
            <w:pPr>
              <w:jc w:val="center"/>
            </w:pPr>
            <w:r>
              <w:t>11%</w:t>
            </w:r>
          </w:p>
        </w:tc>
      </w:tr>
    </w:tbl>
    <w:p w14:paraId="3602748C" w14:textId="43FF379B" w:rsidR="003668AE" w:rsidRDefault="00E13E83" w:rsidP="00E13E83">
      <w:pPr>
        <w:jc w:val="center"/>
      </w:pPr>
      <w:r>
        <w:t xml:space="preserve">Table </w:t>
      </w:r>
      <w:fldSimple w:instr=" SEQ Table \* ARABIC ">
        <w:r>
          <w:rPr>
            <w:noProof/>
          </w:rPr>
          <w:t>1</w:t>
        </w:r>
      </w:fldSimple>
      <w:r>
        <w:t>: Summary of Results</w:t>
      </w:r>
    </w:p>
    <w:p w14:paraId="3B5EAC08" w14:textId="77777777" w:rsidR="003668AE" w:rsidRDefault="003668AE" w:rsidP="00467462"/>
    <w:p w14:paraId="048DB1AE" w14:textId="2241A68B" w:rsidR="00984688" w:rsidRDefault="00E13E83" w:rsidP="00467462">
      <w:r w:rsidRPr="00630B7B">
        <w:rPr>
          <w:b/>
          <w:bCs/>
        </w:rPr>
        <w:t>Table 1</w:t>
      </w:r>
      <w:r>
        <w:t xml:space="preserve"> shows the summary of results from the iterative phases.</w:t>
      </w:r>
      <w:r w:rsidR="00630B7B">
        <w:t xml:space="preserve"> </w:t>
      </w:r>
      <w:r w:rsidR="00984688">
        <w:t>Comparing the results of Phase 1 and 2, it was no surprise that Phase 2 model performs better versus benchmark than the results from the Phase 1 model. This is because with the inclusion of technical analysis indicators, more state variables are available for the representation of the stock environment and subsequently used for prediction. Although, some of the technical analysis indicators, such as moving averages, are a summarisation of price, it can be argued that it still helps with learning as a less hidden layers are required for functional approximation and learning.</w:t>
      </w:r>
    </w:p>
    <w:p w14:paraId="75AB2E55" w14:textId="409C9883" w:rsidR="00984688" w:rsidRDefault="00984688" w:rsidP="00467462"/>
    <w:p w14:paraId="5293B5D3" w14:textId="0A4BDB44" w:rsidR="00984688" w:rsidRDefault="00984688" w:rsidP="00467462">
      <w:r w:rsidRPr="00BB0FB4">
        <w:t xml:space="preserve">Comparing the results of Phase 2 and 3, </w:t>
      </w:r>
      <w:r w:rsidR="00BB0FB4">
        <w:t xml:space="preserve">we were slightly </w:t>
      </w:r>
      <w:r w:rsidR="00C40F34" w:rsidRPr="00BB0FB4">
        <w:t xml:space="preserve">surprise that Phase 3 model performed slightly </w:t>
      </w:r>
      <w:r w:rsidR="00BB0FB4">
        <w:t>better</w:t>
      </w:r>
      <w:r w:rsidR="00C40F34" w:rsidRPr="00BB0FB4">
        <w:t xml:space="preserve"> as compared to Phase 2. T</w:t>
      </w:r>
      <w:r w:rsidR="00BB0FB4">
        <w:t>he intuition</w:t>
      </w:r>
      <w:r w:rsidR="00C40F34" w:rsidRPr="00BB0FB4">
        <w:t xml:space="preserve"> is because </w:t>
      </w:r>
      <w:r w:rsidR="006B1169" w:rsidRPr="00BB0FB4">
        <w:t xml:space="preserve">with the inclusion of transaction and holding cost, more constraints are added to the environment and thus restricting some of the possible best actions as compared Phase 2. </w:t>
      </w:r>
      <w:r w:rsidR="00BB0FB4">
        <w:t xml:space="preserve">This can be explained when take a closer look at </w:t>
      </w:r>
      <w:r w:rsidR="00BB0FB4" w:rsidRPr="00BB0FB4">
        <w:rPr>
          <w:b/>
          <w:bCs/>
        </w:rPr>
        <w:t>Figure 4</w:t>
      </w:r>
      <w:r w:rsidR="00BB0FB4">
        <w:t xml:space="preserve"> and </w:t>
      </w:r>
      <w:r w:rsidR="00BB0FB4" w:rsidRPr="00BB0FB4">
        <w:rPr>
          <w:b/>
          <w:bCs/>
        </w:rPr>
        <w:t>Figure 7</w:t>
      </w:r>
      <w:r w:rsidR="00BB0FB4">
        <w:t xml:space="preserve">. The Phase 3 model performed only </w:t>
      </w:r>
      <w:r w:rsidR="00BB0FB4">
        <w:lastRenderedPageBreak/>
        <w:t>moderately well against the expected market return and only gain the bulk of its profits in the second half of 2017, while the Phase 2 model earnings are more consistent over the whole period. This finding seems to reconcile the intuition of the restricted action space and was only more profitable over some unique scenarios.</w:t>
      </w:r>
      <w:r w:rsidR="00AB2798">
        <w:t xml:space="preserve"> </w:t>
      </w:r>
      <w:r w:rsidR="006B1169" w:rsidRPr="00BB0FB4">
        <w:t>However, it is important to note that addition of transaction and holding cost makes the model very much more realistic and will translate to better results in the real world.</w:t>
      </w:r>
    </w:p>
    <w:p w14:paraId="17037DA9" w14:textId="052AA8A8" w:rsidR="006F27F7" w:rsidRDefault="006F27F7" w:rsidP="00467462"/>
    <w:p w14:paraId="05E5844F" w14:textId="1ED14807" w:rsidR="006F27F7" w:rsidRDefault="006F27F7" w:rsidP="00467462">
      <w:r>
        <w:t>The maximum drawdown from the average portfolio ranges from 11% to 18% across the three phases and signifies that strategy is relatively conservative. It is also interesting to note that the lowest drawdown of 11% occurs in the Phase 3, which suggest that inclusion of holding cost prompts the sale of stock sooner than later in a bearish market.</w:t>
      </w:r>
    </w:p>
    <w:p w14:paraId="123BF0DA" w14:textId="6C917049" w:rsidR="00812D5F" w:rsidRDefault="00812D5F" w:rsidP="00467462"/>
    <w:p w14:paraId="2AC6B423" w14:textId="6455CE17" w:rsidR="00665CD3" w:rsidRDefault="00665CD3" w:rsidP="00665CD3">
      <w:pPr>
        <w:pStyle w:val="Head3"/>
        <w:numPr>
          <w:ilvl w:val="2"/>
          <w:numId w:val="1"/>
        </w:numPr>
        <w:ind w:left="709" w:hanging="709"/>
      </w:pPr>
      <w:r>
        <w:t xml:space="preserve"> </w:t>
      </w:r>
      <w:bookmarkStart w:id="86" w:name="_Toc72882305"/>
      <w:r>
        <w:t>learnings from using reinforcement learning for price predictions</w:t>
      </w:r>
      <w:bookmarkEnd w:id="86"/>
    </w:p>
    <w:p w14:paraId="11F328F9" w14:textId="2519D715" w:rsidR="001B0EF6" w:rsidRDefault="00477013" w:rsidP="00477013">
      <w:pPr>
        <w:rPr>
          <w:ins w:id="87" w:author="NIRAV AU" w:date="2021-05-26T14:25:00Z"/>
        </w:rPr>
      </w:pPr>
      <w:r>
        <w:t xml:space="preserve">However, through the optimisation and training of the model, we found that the model is sometimes not able to converge during training. We believe that this is related to the fundamental issue with prediction for price moments using only price and trading information. Assuming an efficient market, the share price includes and incorporates all information about the company. Therefore, some changes in the external environment, for example, a change in executive management, will affect the share price, but might not be able to </w:t>
      </w:r>
      <w:r w:rsidR="008F66B7">
        <w:t>be predicted</w:t>
      </w:r>
      <w:r>
        <w:t xml:space="preserve"> by</w:t>
      </w:r>
      <w:r w:rsidR="008F66B7">
        <w:t xml:space="preserve"> just</w:t>
      </w:r>
      <w:r>
        <w:t xml:space="preserve"> price and trading information.</w:t>
      </w:r>
      <w:r w:rsidR="008F66B7">
        <w:t xml:space="preserve"> This might signify more states are required to better represent the environment</w:t>
      </w:r>
      <w:r w:rsidR="002876E1">
        <w:t>, a topic for future work.</w:t>
      </w:r>
      <w:r w:rsidR="008F66B7">
        <w:t xml:space="preserve"> </w:t>
      </w:r>
      <w:r w:rsidR="001B0EF6">
        <w:br w:type="page"/>
      </w:r>
    </w:p>
    <w:p w14:paraId="6B5D076F" w14:textId="57E43FC1" w:rsidR="00EA6E2E" w:rsidDel="00EA6E2E" w:rsidRDefault="00EA6E2E" w:rsidP="00477013">
      <w:pPr>
        <w:rPr>
          <w:del w:id="88" w:author="NIRAV AU" w:date="2021-05-26T14:25:00Z"/>
        </w:rPr>
      </w:pPr>
    </w:p>
    <w:p w14:paraId="2C8DFC05" w14:textId="77777777" w:rsidR="001B0EF6" w:rsidRDefault="001B0EF6" w:rsidP="001B0EF6">
      <w:pPr>
        <w:pStyle w:val="Head1"/>
      </w:pPr>
      <w:bookmarkStart w:id="89" w:name="_Toc72882306"/>
      <w:r>
        <w:t>user interface</w:t>
      </w:r>
      <w:bookmarkEnd w:id="89"/>
    </w:p>
    <w:p w14:paraId="2D60FE42" w14:textId="77777777" w:rsidR="007D3FEA" w:rsidRPr="007D3FEA" w:rsidRDefault="007D3FEA" w:rsidP="007D3FEA">
      <w:r w:rsidRPr="007D3FEA">
        <w:t>One way for users to try out the trained model in actual trading scenarios is to use the wrapper python script (Refer to Appendix II for installation guide). The script starts by asking user to input historical data for a selected stock. Once completed, the program will run the model and apply actions to the historical data and simulates the profits made based on the environment.</w:t>
      </w:r>
    </w:p>
    <w:p w14:paraId="7D06FC52" w14:textId="77777777" w:rsidR="007D3FEA" w:rsidRPr="007D3FEA" w:rsidRDefault="007D3FEA" w:rsidP="007D3FEA">
      <w:r w:rsidRPr="007D3FEA">
        <w:t>After which, user is prompted to input current date and stock information. Based on the new information, the action value will be generated for each step and the action with the highest action value is recommended to the user.</w:t>
      </w:r>
    </w:p>
    <w:p w14:paraId="100AC789" w14:textId="77777777" w:rsidR="007D3FEA" w:rsidRPr="007D3FEA" w:rsidRDefault="007D3FEA" w:rsidP="007D3FEA">
      <w:r w:rsidRPr="007D3FEA">
        <w:rPr>
          <w:noProof/>
        </w:rPr>
        <mc:AlternateContent>
          <mc:Choice Requires="wps">
            <w:drawing>
              <wp:anchor distT="0" distB="0" distL="114300" distR="114300" simplePos="0" relativeHeight="251692032" behindDoc="0" locked="0" layoutInCell="1" allowOverlap="1" wp14:anchorId="2B5C7742" wp14:editId="1557D6F3">
                <wp:simplePos x="0" y="0"/>
                <wp:positionH relativeFrom="column">
                  <wp:posOffset>3638550</wp:posOffset>
                </wp:positionH>
                <wp:positionV relativeFrom="paragraph">
                  <wp:posOffset>403225</wp:posOffset>
                </wp:positionV>
                <wp:extent cx="273050" cy="82550"/>
                <wp:effectExtent l="38100" t="0" r="12700" b="69850"/>
                <wp:wrapNone/>
                <wp:docPr id="22" name="Straight Arrow Connector 22"/>
                <wp:cNvGraphicFramePr/>
                <a:graphic xmlns:a="http://schemas.openxmlformats.org/drawingml/2006/main">
                  <a:graphicData uri="http://schemas.microsoft.com/office/word/2010/wordprocessingShape">
                    <wps:wsp>
                      <wps:cNvCnPr/>
                      <wps:spPr>
                        <a:xfrm flipH="1">
                          <a:off x="0" y="0"/>
                          <a:ext cx="273050" cy="8255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6CAEF2C" id="_x0000_t32" coordsize="21600,21600" o:spt="32" o:oned="t" path="m,l21600,21600e" filled="f">
                <v:path arrowok="t" fillok="f" o:connecttype="none"/>
                <o:lock v:ext="edit" shapetype="t"/>
              </v:shapetype>
              <v:shape id="Straight Arrow Connector 22" o:spid="_x0000_s1026" type="#_x0000_t32" style="position:absolute;margin-left:286.5pt;margin-top:31.75pt;width:21.5pt;height:6.5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" strokecolor="white [3212]" strokeweight=".5pt">
                <v:stroke endarrow="block" joinstyle="miter"/>
              </v:shape>
            </w:pict>
          </mc:Fallback>
        </mc:AlternateContent>
      </w:r>
      <w:r w:rsidRPr="007D3FEA">
        <w:rPr>
          <w:noProof/>
        </w:rPr>
        <mc:AlternateContent>
          <mc:Choice Requires="wps">
            <w:drawing>
              <wp:anchor distT="0" distB="0" distL="114300" distR="114300" simplePos="0" relativeHeight="251691008" behindDoc="0" locked="0" layoutInCell="1" allowOverlap="1" wp14:anchorId="65DDF60D" wp14:editId="0F353F65">
                <wp:simplePos x="0" y="0"/>
                <wp:positionH relativeFrom="column">
                  <wp:posOffset>3702050</wp:posOffset>
                </wp:positionH>
                <wp:positionV relativeFrom="paragraph">
                  <wp:posOffset>2270125</wp:posOffset>
                </wp:positionV>
                <wp:extent cx="927100" cy="50800"/>
                <wp:effectExtent l="0" t="57150" r="25400" b="44450"/>
                <wp:wrapNone/>
                <wp:docPr id="21" name="Straight Arrow Connector 21"/>
                <wp:cNvGraphicFramePr/>
                <a:graphic xmlns:a="http://schemas.openxmlformats.org/drawingml/2006/main">
                  <a:graphicData uri="http://schemas.microsoft.com/office/word/2010/wordprocessingShape">
                    <wps:wsp>
                      <wps:cNvCnPr/>
                      <wps:spPr>
                        <a:xfrm flipH="1" flipV="1">
                          <a:off x="0" y="0"/>
                          <a:ext cx="927100" cy="5080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675752" id="Straight Arrow Connector 21" o:spid="_x0000_s1026" type="#_x0000_t32" style="position:absolute;margin-left:291.5pt;margin-top:178.75pt;width:73pt;height:4pt;flip:x 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" strokecolor="white [3212]" strokeweight=".5pt">
                <v:stroke endarrow="block" joinstyle="miter"/>
              </v:shape>
            </w:pict>
          </mc:Fallback>
        </mc:AlternateContent>
      </w:r>
      <w:r w:rsidRPr="007D3FEA">
        <w:rPr>
          <w:noProof/>
        </w:rPr>
        <mc:AlternateContent>
          <mc:Choice Requires="wps">
            <w:drawing>
              <wp:anchor distT="45720" distB="45720" distL="114300" distR="114300" simplePos="0" relativeHeight="251689984" behindDoc="0" locked="0" layoutInCell="1" allowOverlap="1" wp14:anchorId="08CDC409" wp14:editId="58E6458A">
                <wp:simplePos x="0" y="0"/>
                <wp:positionH relativeFrom="column">
                  <wp:posOffset>4629150</wp:posOffset>
                </wp:positionH>
                <wp:positionV relativeFrom="paragraph">
                  <wp:posOffset>2136775</wp:posOffset>
                </wp:positionV>
                <wp:extent cx="831850" cy="323850"/>
                <wp:effectExtent l="0" t="0" r="25400" b="1905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1850" cy="323850"/>
                        </a:xfrm>
                        <a:prstGeom prst="rect">
                          <a:avLst/>
                        </a:prstGeom>
                        <a:solidFill>
                          <a:srgbClr val="FFFFFF"/>
                        </a:solidFill>
                        <a:ln w="9525">
                          <a:solidFill>
                            <a:srgbClr val="000000"/>
                          </a:solidFill>
                          <a:miter lim="800000"/>
                          <a:headEnd/>
                          <a:tailEnd/>
                        </a:ln>
                      </wps:spPr>
                      <wps:txbx>
                        <w:txbxContent>
                          <w:p w14:paraId="77E74B13" w14:textId="77777777" w:rsidR="007D3FEA" w:rsidRPr="00D56D55" w:rsidRDefault="007D3FEA" w:rsidP="007D3FEA">
                            <w:pPr>
                              <w:jc w:val="center"/>
                              <w:rPr>
                                <w:sz w:val="14"/>
                                <w:szCs w:val="14"/>
                              </w:rPr>
                            </w:pPr>
                            <w:r>
                              <w:rPr>
                                <w:sz w:val="14"/>
                                <w:szCs w:val="14"/>
                              </w:rPr>
                              <w:t>Recommended Action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CDC409" id="_x0000_s1028" type="#_x0000_t202" style="position:absolute;left:0;text-align:left;margin-left:364.5pt;margin-top:168.25pt;width:65.5pt;height:25.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">
                <v:textbox>
                  <w:txbxContent>
                    <w:p w14:paraId="77E74B13" w14:textId="77777777" w:rsidR="007D3FEA" w:rsidRPr="00D56D55" w:rsidRDefault="007D3FEA" w:rsidP="007D3FEA">
                      <w:pPr>
                        <w:jc w:val="center"/>
                        <w:rPr>
                          <w:sz w:val="14"/>
                          <w:szCs w:val="14"/>
                        </w:rPr>
                      </w:pPr>
                      <w:r>
                        <w:rPr>
                          <w:sz w:val="14"/>
                          <w:szCs w:val="14"/>
                        </w:rPr>
                        <w:t>Recommended Action</w:t>
                      </w:r>
                    </w:p>
                  </w:txbxContent>
                </v:textbox>
              </v:shape>
            </w:pict>
          </mc:Fallback>
        </mc:AlternateContent>
      </w:r>
      <w:r w:rsidRPr="007D3FEA">
        <w:rPr>
          <w:noProof/>
        </w:rPr>
        <mc:AlternateContent>
          <mc:Choice Requires="wps">
            <w:drawing>
              <wp:anchor distT="45720" distB="45720" distL="114300" distR="114300" simplePos="0" relativeHeight="251688960" behindDoc="0" locked="0" layoutInCell="1" allowOverlap="1" wp14:anchorId="1506A8C9" wp14:editId="3B85DED7">
                <wp:simplePos x="0" y="0"/>
                <wp:positionH relativeFrom="column">
                  <wp:posOffset>3702050</wp:posOffset>
                </wp:positionH>
                <wp:positionV relativeFrom="paragraph">
                  <wp:posOffset>187325</wp:posOffset>
                </wp:positionV>
                <wp:extent cx="1416050" cy="215900"/>
                <wp:effectExtent l="0" t="0" r="12700" b="1270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6050" cy="215900"/>
                        </a:xfrm>
                        <a:prstGeom prst="rect">
                          <a:avLst/>
                        </a:prstGeom>
                        <a:solidFill>
                          <a:srgbClr val="FFFFFF"/>
                        </a:solidFill>
                        <a:ln w="9525">
                          <a:solidFill>
                            <a:srgbClr val="000000"/>
                          </a:solidFill>
                          <a:miter lim="800000"/>
                          <a:headEnd/>
                          <a:tailEnd/>
                        </a:ln>
                      </wps:spPr>
                      <wps:txbx>
                        <w:txbxContent>
                          <w:p w14:paraId="2751E65A" w14:textId="77777777" w:rsidR="007D3FEA" w:rsidRPr="00D56D55" w:rsidRDefault="007D3FEA" w:rsidP="007D3FEA">
                            <w:pPr>
                              <w:jc w:val="center"/>
                              <w:rPr>
                                <w:sz w:val="14"/>
                                <w:szCs w:val="14"/>
                              </w:rPr>
                            </w:pPr>
                            <w:r>
                              <w:rPr>
                                <w:sz w:val="14"/>
                                <w:szCs w:val="14"/>
                              </w:rPr>
                              <w:t>Confirmation on User 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06A8C9" id="_x0000_s1029" type="#_x0000_t202" style="position:absolute;left:0;text-align:left;margin-left:291.5pt;margin-top:14.75pt;width:111.5pt;height:17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">
                <v:textbox>
                  <w:txbxContent>
                    <w:p w14:paraId="2751E65A" w14:textId="77777777" w:rsidR="007D3FEA" w:rsidRPr="00D56D55" w:rsidRDefault="007D3FEA" w:rsidP="007D3FEA">
                      <w:pPr>
                        <w:jc w:val="center"/>
                        <w:rPr>
                          <w:sz w:val="14"/>
                          <w:szCs w:val="14"/>
                        </w:rPr>
                      </w:pPr>
                      <w:r>
                        <w:rPr>
                          <w:sz w:val="14"/>
                          <w:szCs w:val="14"/>
                        </w:rPr>
                        <w:t>Confirmation on User Input</w:t>
                      </w:r>
                    </w:p>
                  </w:txbxContent>
                </v:textbox>
              </v:shape>
            </w:pict>
          </mc:Fallback>
        </mc:AlternateContent>
      </w:r>
      <w:r w:rsidRPr="007D3FEA">
        <w:rPr>
          <w:noProof/>
        </w:rPr>
        <mc:AlternateContent>
          <mc:Choice Requires="wps">
            <w:drawing>
              <wp:anchor distT="45720" distB="45720" distL="114300" distR="114300" simplePos="0" relativeHeight="251687936" behindDoc="0" locked="0" layoutInCell="1" allowOverlap="1" wp14:anchorId="19C2C44F" wp14:editId="5FF1DB3F">
                <wp:simplePos x="0" y="0"/>
                <wp:positionH relativeFrom="column">
                  <wp:posOffset>1987550</wp:posOffset>
                </wp:positionH>
                <wp:positionV relativeFrom="paragraph">
                  <wp:posOffset>2009775</wp:posOffset>
                </wp:positionV>
                <wp:extent cx="622300" cy="215900"/>
                <wp:effectExtent l="0" t="0" r="25400" b="1270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215900"/>
                        </a:xfrm>
                        <a:prstGeom prst="rect">
                          <a:avLst/>
                        </a:prstGeom>
                        <a:solidFill>
                          <a:srgbClr val="FFFFFF"/>
                        </a:solidFill>
                        <a:ln w="9525">
                          <a:solidFill>
                            <a:srgbClr val="000000"/>
                          </a:solidFill>
                          <a:miter lim="800000"/>
                          <a:headEnd/>
                          <a:tailEnd/>
                        </a:ln>
                      </wps:spPr>
                      <wps:txbx>
                        <w:txbxContent>
                          <w:p w14:paraId="493F53B9" w14:textId="77777777" w:rsidR="007D3FEA" w:rsidRPr="00D56D55" w:rsidRDefault="007D3FEA" w:rsidP="007D3FEA">
                            <w:pPr>
                              <w:jc w:val="center"/>
                              <w:rPr>
                                <w:sz w:val="14"/>
                                <w:szCs w:val="14"/>
                              </w:rPr>
                            </w:pPr>
                            <w:r w:rsidRPr="00D56D55">
                              <w:rPr>
                                <w:sz w:val="14"/>
                                <w:szCs w:val="14"/>
                              </w:rPr>
                              <w:t>User 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C2C44F" id="_x0000_s1030" type="#_x0000_t202" style="position:absolute;left:0;text-align:left;margin-left:156.5pt;margin-top:158.25pt;width:49pt;height:17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">
                <v:textbox>
                  <w:txbxContent>
                    <w:p w14:paraId="493F53B9" w14:textId="77777777" w:rsidR="007D3FEA" w:rsidRPr="00D56D55" w:rsidRDefault="007D3FEA" w:rsidP="007D3FEA">
                      <w:pPr>
                        <w:jc w:val="center"/>
                        <w:rPr>
                          <w:sz w:val="14"/>
                          <w:szCs w:val="14"/>
                        </w:rPr>
                      </w:pPr>
                      <w:r w:rsidRPr="00D56D55">
                        <w:rPr>
                          <w:sz w:val="14"/>
                          <w:szCs w:val="14"/>
                        </w:rPr>
                        <w:t>User Input</w:t>
                      </w:r>
                    </w:p>
                  </w:txbxContent>
                </v:textbox>
              </v:shape>
            </w:pict>
          </mc:Fallback>
        </mc:AlternateContent>
      </w:r>
      <w:r w:rsidRPr="007D3FEA">
        <w:rPr>
          <w:noProof/>
        </w:rPr>
        <mc:AlternateContent>
          <mc:Choice Requires="wps">
            <w:drawing>
              <wp:anchor distT="0" distB="0" distL="114300" distR="114300" simplePos="0" relativeHeight="251686912" behindDoc="0" locked="0" layoutInCell="1" allowOverlap="1" wp14:anchorId="5C74E3D7" wp14:editId="0B5594C9">
                <wp:simplePos x="0" y="0"/>
                <wp:positionH relativeFrom="column">
                  <wp:posOffset>1695450</wp:posOffset>
                </wp:positionH>
                <wp:positionV relativeFrom="paragraph">
                  <wp:posOffset>2320925</wp:posOffset>
                </wp:positionV>
                <wp:extent cx="647700" cy="19050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647700" cy="190500"/>
                        </a:xfrm>
                        <a:prstGeom prst="rect">
                          <a:avLst/>
                        </a:prstGeom>
                        <a:noFill/>
                        <a:ln w="1905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87EAAD" id="Rectangle 13" o:spid="_x0000_s1026" style="position:absolute;margin-left:133.5pt;margin-top:182.75pt;width:51pt;height: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" filled="f" strokecolor="#ffc000" strokeweight="1.5pt"/>
            </w:pict>
          </mc:Fallback>
        </mc:AlternateContent>
      </w:r>
      <w:r w:rsidRPr="007D3FEA">
        <w:rPr>
          <w:noProof/>
        </w:rPr>
        <w:drawing>
          <wp:inline distT="0" distB="0" distL="0" distR="0" wp14:anchorId="6D39A926" wp14:editId="581B179B">
            <wp:extent cx="2774092" cy="2514600"/>
            <wp:effectExtent l="0" t="0" r="7620" b="0"/>
            <wp:docPr id="14" name="Picture 1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alendar&#10;&#10;Description automatically generated"/>
                    <pic:cNvPicPr/>
                  </pic:nvPicPr>
                  <pic:blipFill>
                    <a:blip r:embed="rId21"/>
                    <a:stretch>
                      <a:fillRect/>
                    </a:stretch>
                  </pic:blipFill>
                  <pic:spPr>
                    <a:xfrm>
                      <a:off x="0" y="0"/>
                      <a:ext cx="2786326" cy="2525689"/>
                    </a:xfrm>
                    <a:prstGeom prst="rect">
                      <a:avLst/>
                    </a:prstGeom>
                  </pic:spPr>
                </pic:pic>
              </a:graphicData>
            </a:graphic>
          </wp:inline>
        </w:drawing>
      </w:r>
      <w:r w:rsidRPr="007D3FEA">
        <w:rPr>
          <w:noProof/>
        </w:rPr>
        <w:drawing>
          <wp:inline distT="0" distB="0" distL="0" distR="0" wp14:anchorId="22657871" wp14:editId="29CA4671">
            <wp:extent cx="2898507" cy="2242820"/>
            <wp:effectExtent l="0" t="0" r="0" b="508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2"/>
                    <a:stretch>
                      <a:fillRect/>
                    </a:stretch>
                  </pic:blipFill>
                  <pic:spPr>
                    <a:xfrm>
                      <a:off x="0" y="0"/>
                      <a:ext cx="2936785" cy="2272439"/>
                    </a:xfrm>
                    <a:prstGeom prst="rect">
                      <a:avLst/>
                    </a:prstGeom>
                  </pic:spPr>
                </pic:pic>
              </a:graphicData>
            </a:graphic>
          </wp:inline>
        </w:drawing>
      </w:r>
    </w:p>
    <w:p w14:paraId="08957C0F" w14:textId="77777777" w:rsidR="007D3FEA" w:rsidRPr="007D3FEA" w:rsidRDefault="007D3FEA" w:rsidP="007D3FEA">
      <w:r w:rsidRPr="007D3FEA">
        <w:t xml:space="preserve">Figure </w:t>
      </w:r>
      <w:r w:rsidR="00F2277C">
        <w:fldChar w:fldCharType="begin"/>
      </w:r>
      <w:r w:rsidR="00F2277C">
        <w:instrText xml:space="preserve"> SEQ Figure \* ARABIC </w:instrText>
      </w:r>
      <w:r w:rsidR="00F2277C">
        <w:fldChar w:fldCharType="separate"/>
      </w:r>
      <w:r w:rsidRPr="007D3FEA">
        <w:rPr>
          <w:noProof/>
        </w:rPr>
        <w:t>1</w:t>
      </w:r>
      <w:r w:rsidR="00F2277C">
        <w:rPr>
          <w:noProof/>
        </w:rPr>
        <w:fldChar w:fldCharType="end"/>
      </w:r>
      <w:r w:rsidRPr="007D3FEA">
        <w:t xml:space="preserve">: User Interface for </w:t>
      </w:r>
      <w:proofErr w:type="spellStart"/>
      <w:r w:rsidRPr="007D3FEA">
        <w:t>SmartTrader</w:t>
      </w:r>
      <w:proofErr w:type="spellEnd"/>
      <w:r w:rsidRPr="007D3FEA">
        <w:t xml:space="preserve"> Wrapper</w:t>
      </w:r>
    </w:p>
    <w:p w14:paraId="69C50225" w14:textId="44B98397" w:rsidR="007D3FEA" w:rsidRPr="007D3FEA" w:rsidRDefault="007D3FEA" w:rsidP="007D3FEA">
      <w:r w:rsidRPr="007D3FEA">
        <w:t>The program will also advance the model by applying the action to calculate the reward and profit of the next state.</w:t>
      </w:r>
    </w:p>
    <w:p w14:paraId="45F03635" w14:textId="77777777" w:rsidR="007D3FEA" w:rsidRDefault="007D3FEA" w:rsidP="007D3FEA">
      <w:r w:rsidRPr="007D3FEA">
        <w:t>The current state of the program only runs based on a model which only requires user input of the closing price. Once there are other models generated using other technical analysis, the program is easily scalable to include user inputs for that information.</w:t>
      </w:r>
    </w:p>
    <w:p w14:paraId="36C13153" w14:textId="77777777" w:rsidR="00A26984" w:rsidRDefault="00A26984">
      <w:pPr>
        <w:jc w:val="left"/>
        <w:rPr>
          <w:b/>
          <w:caps/>
          <w:sz w:val="32"/>
          <w:szCs w:val="32"/>
        </w:rPr>
      </w:pPr>
    </w:p>
    <w:p w14:paraId="1F1E556D" w14:textId="77777777" w:rsidR="001B0EF6" w:rsidRDefault="001B0EF6">
      <w:pPr>
        <w:jc w:val="left"/>
        <w:rPr>
          <w:b/>
          <w:caps/>
          <w:sz w:val="32"/>
          <w:szCs w:val="32"/>
        </w:rPr>
      </w:pPr>
      <w:r>
        <w:br w:type="page"/>
      </w:r>
    </w:p>
    <w:p w14:paraId="61C0BDF2" w14:textId="1350D594" w:rsidR="00964CC0" w:rsidRDefault="00964CC0" w:rsidP="00A10A64">
      <w:pPr>
        <w:pStyle w:val="Head1"/>
      </w:pPr>
      <w:bookmarkStart w:id="90" w:name="_Toc72882307"/>
      <w:r>
        <w:lastRenderedPageBreak/>
        <w:t>conclusion</w:t>
      </w:r>
      <w:bookmarkEnd w:id="90"/>
    </w:p>
    <w:p w14:paraId="27354DED" w14:textId="5A02E92C" w:rsidR="001A3A9B" w:rsidRDefault="001A3A9B" w:rsidP="001A3A9B">
      <w:bookmarkStart w:id="91" w:name="_Toc40015447"/>
      <w:r>
        <w:t xml:space="preserve">The project set out to build a reinforcement learning model based on Price Action Trading. We also made improvements iteratively through the exploration of various states and rewards that can provide a better representation of the environment and model real-life cost respectively. </w:t>
      </w:r>
      <w:r w:rsidR="003D322D">
        <w:t>We found that improving the state model with the addition of technical analysis, improves the performance of the agent, while the adding transaction and funding cost makes the model more realistic. As it is difficult to capture all the attributes of a real-life trading environment, therefore further improvements in the model should bring about better performance of the model.</w:t>
      </w:r>
    </w:p>
    <w:p w14:paraId="1AC0879B" w14:textId="77777777" w:rsidR="003F169F" w:rsidRDefault="003F169F" w:rsidP="003F169F">
      <w:pPr>
        <w:pStyle w:val="Head2"/>
        <w:numPr>
          <w:ilvl w:val="0"/>
          <w:numId w:val="0"/>
        </w:numPr>
      </w:pPr>
    </w:p>
    <w:p w14:paraId="5E74ECBA" w14:textId="0FA01696" w:rsidR="008110F2" w:rsidRDefault="005712A2" w:rsidP="005712A2">
      <w:pPr>
        <w:pStyle w:val="Head2"/>
      </w:pPr>
      <w:bookmarkStart w:id="92" w:name="_Toc72882308"/>
      <w:r>
        <w:t>Future improvements</w:t>
      </w:r>
      <w:bookmarkEnd w:id="91"/>
      <w:bookmarkEnd w:id="92"/>
    </w:p>
    <w:p w14:paraId="16DF725E" w14:textId="4AC26B3B" w:rsidR="008110F2" w:rsidRDefault="001A3A9B" w:rsidP="008110F2">
      <w:pPr>
        <w:spacing w:line="256" w:lineRule="auto"/>
        <w:jc w:val="left"/>
      </w:pPr>
      <w:r>
        <w:t>Although successful in our objectives, there are some future improvements that might help to improve the model.</w:t>
      </w:r>
      <w:r w:rsidR="003D322D">
        <w:t xml:space="preserve"> </w:t>
      </w:r>
    </w:p>
    <w:p w14:paraId="6DF2D1D3" w14:textId="03CEE9CA" w:rsidR="001A3A9B" w:rsidRDefault="00AE58C0" w:rsidP="001A3A9B">
      <w:pPr>
        <w:pStyle w:val="ListParagraph"/>
        <w:numPr>
          <w:ilvl w:val="0"/>
          <w:numId w:val="39"/>
        </w:numPr>
        <w:spacing w:line="256" w:lineRule="auto"/>
        <w:jc w:val="left"/>
      </w:pPr>
      <w:r w:rsidRPr="00AE58C0">
        <w:rPr>
          <w:b/>
          <w:bCs/>
          <w:u w:val="single"/>
        </w:rPr>
        <w:t>Better Network Architecture</w:t>
      </w:r>
      <w:r>
        <w:rPr>
          <w:b/>
          <w:bCs/>
          <w:u w:val="single"/>
        </w:rPr>
        <w:t xml:space="preserve"> using GA</w:t>
      </w:r>
      <w:r>
        <w:br/>
      </w:r>
      <w:r w:rsidR="001A3A9B">
        <w:t>As our project focuses on the exploration on the representation of the environment through the changes made in state and rewards, more focus can be placed on the deep learning to optimise learning. A good suggestion will be to use genetic algorithm to help to decide the architecture of the neural network.</w:t>
      </w:r>
    </w:p>
    <w:p w14:paraId="124608A6" w14:textId="77777777" w:rsidR="00096ADF" w:rsidRDefault="00096ADF" w:rsidP="00096ADF">
      <w:pPr>
        <w:pStyle w:val="ListParagraph"/>
        <w:spacing w:line="256" w:lineRule="auto"/>
        <w:jc w:val="left"/>
      </w:pPr>
    </w:p>
    <w:p w14:paraId="606F8A0A" w14:textId="1FD6FB6F" w:rsidR="001A3A9B" w:rsidRDefault="00AE58C0" w:rsidP="001A3A9B">
      <w:pPr>
        <w:pStyle w:val="ListParagraph"/>
        <w:numPr>
          <w:ilvl w:val="0"/>
          <w:numId w:val="39"/>
        </w:numPr>
        <w:spacing w:line="256" w:lineRule="auto"/>
        <w:jc w:val="left"/>
      </w:pPr>
      <w:r>
        <w:rPr>
          <w:b/>
          <w:bCs/>
          <w:u w:val="single"/>
        </w:rPr>
        <w:t>Improving the State Model</w:t>
      </w:r>
      <w:r>
        <w:br/>
      </w:r>
      <w:r w:rsidR="003E1506">
        <w:t xml:space="preserve">As we have established, the current states variables that are chosen only gives a partial view of the whole environment, we can look into ways to include more state variables to provide a more complete understanding of the environment. This can include the using a larger historical window for the Markov state and/or </w:t>
      </w:r>
      <w:r w:rsidR="003E1506" w:rsidRPr="003E1506">
        <w:t>adding</w:t>
      </w:r>
      <w:r w:rsidR="003E1506">
        <w:t xml:space="preserve"> the</w:t>
      </w:r>
      <w:r w:rsidR="003E1506" w:rsidRPr="003E1506">
        <w:t xml:space="preserve"> current position as part of the state to allow the model to factor this into its learning</w:t>
      </w:r>
      <w:r w:rsidR="003E1506">
        <w:t>.</w:t>
      </w:r>
    </w:p>
    <w:p w14:paraId="10621B03" w14:textId="77777777" w:rsidR="00096ADF" w:rsidRDefault="00096ADF" w:rsidP="00096ADF">
      <w:pPr>
        <w:pStyle w:val="ListParagraph"/>
        <w:spacing w:line="256" w:lineRule="auto"/>
        <w:jc w:val="left"/>
      </w:pPr>
    </w:p>
    <w:p w14:paraId="51317AFE" w14:textId="35B045FF" w:rsidR="003E1506" w:rsidRDefault="00AE58C0" w:rsidP="00096ADF">
      <w:pPr>
        <w:pStyle w:val="ListParagraph"/>
        <w:numPr>
          <w:ilvl w:val="0"/>
          <w:numId w:val="39"/>
        </w:numPr>
        <w:spacing w:line="256" w:lineRule="auto"/>
        <w:jc w:val="left"/>
      </w:pPr>
      <w:r w:rsidRPr="00AE58C0">
        <w:rPr>
          <w:b/>
          <w:bCs/>
          <w:u w:val="single"/>
        </w:rPr>
        <w:t>Improving the Actions Available</w:t>
      </w:r>
      <w:r>
        <w:br/>
      </w:r>
      <w:r w:rsidR="003E1506">
        <w:t>As our current model only allows for only long positions, an improvement will be for the model to allow for short-selling to take advantage of the actions that is provided by the model, especially since that is allowed in the US stock market</w:t>
      </w:r>
      <w:r w:rsidR="00096ADF">
        <w:t>. Other improvements include expanding the range of actions from BUY, SELL and HOLD to include the quantity of stocks to be purchased.</w:t>
      </w:r>
    </w:p>
    <w:p w14:paraId="60315B54" w14:textId="77777777" w:rsidR="00160D30" w:rsidRDefault="00160D30">
      <w:pPr>
        <w:jc w:val="left"/>
        <w:rPr>
          <w:b/>
          <w:caps/>
          <w:sz w:val="32"/>
          <w:szCs w:val="32"/>
        </w:rPr>
      </w:pPr>
      <w:r>
        <w:rPr>
          <w:b/>
          <w:caps/>
          <w:sz w:val="32"/>
          <w:szCs w:val="32"/>
        </w:rPr>
        <w:br w:type="page"/>
      </w:r>
    </w:p>
    <w:p w14:paraId="15F33413" w14:textId="77777777" w:rsidR="003E51CA" w:rsidRPr="000E559E" w:rsidRDefault="003E51CA" w:rsidP="003E51CA">
      <w:pPr>
        <w:jc w:val="left"/>
        <w:rPr>
          <w:rFonts w:cs="Arial"/>
          <w:b/>
        </w:rPr>
      </w:pPr>
      <w:r w:rsidRPr="00A57DA2">
        <w:rPr>
          <w:b/>
          <w:caps/>
          <w:sz w:val="32"/>
          <w:szCs w:val="32"/>
        </w:rPr>
        <w:lastRenderedPageBreak/>
        <w:t>Appendix</w:t>
      </w:r>
      <w:r>
        <w:rPr>
          <w:b/>
          <w:caps/>
          <w:sz w:val="32"/>
          <w:szCs w:val="32"/>
        </w:rPr>
        <w:t xml:space="preserve"> I: Neural Network structure</w:t>
      </w:r>
    </w:p>
    <w:tbl>
      <w:tblPr>
        <w:tblStyle w:val="GridTable4"/>
        <w:tblW w:w="0" w:type="auto"/>
        <w:jc w:val="center"/>
        <w:tblLook w:val="04A0" w:firstRow="1" w:lastRow="0" w:firstColumn="1" w:lastColumn="0" w:noHBand="0" w:noVBand="1"/>
      </w:tblPr>
      <w:tblGrid>
        <w:gridCol w:w="2254"/>
        <w:gridCol w:w="2254"/>
        <w:gridCol w:w="2254"/>
      </w:tblGrid>
      <w:tr w:rsidR="003E51CA" w14:paraId="568B19B5" w14:textId="77777777" w:rsidTr="0070287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tcPr>
          <w:p w14:paraId="2E218AE8" w14:textId="77777777" w:rsidR="003E51CA" w:rsidRDefault="003E51CA" w:rsidP="0070287D">
            <w:pPr>
              <w:jc w:val="center"/>
            </w:pPr>
            <w:r>
              <w:t>Layer Type</w:t>
            </w:r>
          </w:p>
        </w:tc>
        <w:tc>
          <w:tcPr>
            <w:tcW w:w="2254" w:type="dxa"/>
          </w:tcPr>
          <w:p w14:paraId="57DAB421" w14:textId="77777777" w:rsidR="003E51CA" w:rsidRDefault="003E51CA" w:rsidP="0070287D">
            <w:pPr>
              <w:jc w:val="center"/>
              <w:cnfStyle w:val="100000000000" w:firstRow="1" w:lastRow="0" w:firstColumn="0" w:lastColumn="0" w:oddVBand="0" w:evenVBand="0" w:oddHBand="0" w:evenHBand="0" w:firstRowFirstColumn="0" w:firstRowLastColumn="0" w:lastRowFirstColumn="0" w:lastRowLastColumn="0"/>
            </w:pPr>
            <w:r>
              <w:t>Output Shape</w:t>
            </w:r>
          </w:p>
        </w:tc>
        <w:tc>
          <w:tcPr>
            <w:tcW w:w="2254" w:type="dxa"/>
          </w:tcPr>
          <w:p w14:paraId="7C3D4B9F" w14:textId="77777777" w:rsidR="003E51CA" w:rsidRDefault="003E51CA" w:rsidP="0070287D">
            <w:pPr>
              <w:jc w:val="center"/>
              <w:cnfStyle w:val="100000000000" w:firstRow="1" w:lastRow="0" w:firstColumn="0" w:lastColumn="0" w:oddVBand="0" w:evenVBand="0" w:oddHBand="0" w:evenHBand="0" w:firstRowFirstColumn="0" w:firstRowLastColumn="0" w:lastRowFirstColumn="0" w:lastRowLastColumn="0"/>
            </w:pPr>
            <w:r>
              <w:t># of Weights</w:t>
            </w:r>
          </w:p>
        </w:tc>
      </w:tr>
      <w:tr w:rsidR="003E51CA" w14:paraId="16B832C4" w14:textId="77777777" w:rsidTr="0070287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tcPr>
          <w:p w14:paraId="316613D7" w14:textId="77777777" w:rsidR="003E51CA" w:rsidRPr="008B2DB5" w:rsidRDefault="003E51CA" w:rsidP="0070287D">
            <w:pPr>
              <w:jc w:val="center"/>
              <w:rPr>
                <w:b w:val="0"/>
                <w:bCs w:val="0"/>
              </w:rPr>
            </w:pPr>
            <w:r w:rsidRPr="008B2DB5">
              <w:rPr>
                <w:b w:val="0"/>
                <w:bCs w:val="0"/>
              </w:rPr>
              <w:t>Dense</w:t>
            </w:r>
          </w:p>
        </w:tc>
        <w:tc>
          <w:tcPr>
            <w:tcW w:w="2254" w:type="dxa"/>
          </w:tcPr>
          <w:p w14:paraId="3413E5D7" w14:textId="77777777" w:rsidR="003E51CA" w:rsidRDefault="003E51CA" w:rsidP="0070287D">
            <w:pPr>
              <w:jc w:val="center"/>
              <w:cnfStyle w:val="000000100000" w:firstRow="0" w:lastRow="0" w:firstColumn="0" w:lastColumn="0" w:oddVBand="0" w:evenVBand="0" w:oddHBand="1" w:evenHBand="0" w:firstRowFirstColumn="0" w:firstRowLastColumn="0" w:lastRowFirstColumn="0" w:lastRowLastColumn="0"/>
            </w:pPr>
            <w:r>
              <w:t>(512)</w:t>
            </w:r>
          </w:p>
        </w:tc>
        <w:tc>
          <w:tcPr>
            <w:tcW w:w="2254" w:type="dxa"/>
          </w:tcPr>
          <w:p w14:paraId="7A652E90" w14:textId="77777777" w:rsidR="003E51CA" w:rsidRDefault="003E51CA" w:rsidP="0070287D">
            <w:pPr>
              <w:jc w:val="center"/>
              <w:cnfStyle w:val="000000100000" w:firstRow="0" w:lastRow="0" w:firstColumn="0" w:lastColumn="0" w:oddVBand="0" w:evenVBand="0" w:oddHBand="1" w:evenHBand="0" w:firstRowFirstColumn="0" w:firstRowLastColumn="0" w:lastRowFirstColumn="0" w:lastRowLastColumn="0"/>
            </w:pPr>
            <w:r>
              <w:t>(Input + 1) x 512</w:t>
            </w:r>
          </w:p>
        </w:tc>
      </w:tr>
      <w:tr w:rsidR="003E51CA" w14:paraId="16B230E6" w14:textId="77777777" w:rsidTr="0070287D">
        <w:trPr>
          <w:jc w:val="center"/>
        </w:trPr>
        <w:tc>
          <w:tcPr>
            <w:cnfStyle w:val="001000000000" w:firstRow="0" w:lastRow="0" w:firstColumn="1" w:lastColumn="0" w:oddVBand="0" w:evenVBand="0" w:oddHBand="0" w:evenHBand="0" w:firstRowFirstColumn="0" w:firstRowLastColumn="0" w:lastRowFirstColumn="0" w:lastRowLastColumn="0"/>
            <w:tcW w:w="2254" w:type="dxa"/>
          </w:tcPr>
          <w:p w14:paraId="338044C6" w14:textId="77777777" w:rsidR="003E51CA" w:rsidRPr="008B2DB5" w:rsidRDefault="003E51CA" w:rsidP="0070287D">
            <w:pPr>
              <w:jc w:val="center"/>
              <w:rPr>
                <w:b w:val="0"/>
                <w:bCs w:val="0"/>
              </w:rPr>
            </w:pPr>
            <w:r w:rsidRPr="008B2DB5">
              <w:rPr>
                <w:b w:val="0"/>
                <w:bCs w:val="0"/>
              </w:rPr>
              <w:t>Dense</w:t>
            </w:r>
          </w:p>
        </w:tc>
        <w:tc>
          <w:tcPr>
            <w:tcW w:w="2254" w:type="dxa"/>
          </w:tcPr>
          <w:p w14:paraId="5ADB22EA" w14:textId="77777777" w:rsidR="003E51CA" w:rsidRDefault="003E51CA" w:rsidP="0070287D">
            <w:pPr>
              <w:jc w:val="center"/>
              <w:cnfStyle w:val="000000000000" w:firstRow="0" w:lastRow="0" w:firstColumn="0" w:lastColumn="0" w:oddVBand="0" w:evenVBand="0" w:oddHBand="0" w:evenHBand="0" w:firstRowFirstColumn="0" w:firstRowLastColumn="0" w:lastRowFirstColumn="0" w:lastRowLastColumn="0"/>
            </w:pPr>
            <w:r>
              <w:t>(256)</w:t>
            </w:r>
          </w:p>
        </w:tc>
        <w:tc>
          <w:tcPr>
            <w:tcW w:w="2254" w:type="dxa"/>
          </w:tcPr>
          <w:p w14:paraId="23D753AF" w14:textId="77777777" w:rsidR="003E51CA" w:rsidRDefault="003E51CA" w:rsidP="0070287D">
            <w:pPr>
              <w:jc w:val="center"/>
              <w:cnfStyle w:val="000000000000" w:firstRow="0" w:lastRow="0" w:firstColumn="0" w:lastColumn="0" w:oddVBand="0" w:evenVBand="0" w:oddHBand="0" w:evenHBand="0" w:firstRowFirstColumn="0" w:firstRowLastColumn="0" w:lastRowFirstColumn="0" w:lastRowLastColumn="0"/>
            </w:pPr>
            <w:r>
              <w:t>131,328</w:t>
            </w:r>
          </w:p>
        </w:tc>
      </w:tr>
      <w:tr w:rsidR="003E51CA" w14:paraId="05CBCD61" w14:textId="77777777" w:rsidTr="0070287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tcPr>
          <w:p w14:paraId="4D0AB69B" w14:textId="77777777" w:rsidR="003E51CA" w:rsidRPr="008B2DB5" w:rsidRDefault="003E51CA" w:rsidP="0070287D">
            <w:pPr>
              <w:jc w:val="center"/>
              <w:rPr>
                <w:b w:val="0"/>
                <w:bCs w:val="0"/>
              </w:rPr>
            </w:pPr>
            <w:r w:rsidRPr="008B2DB5">
              <w:rPr>
                <w:b w:val="0"/>
                <w:bCs w:val="0"/>
              </w:rPr>
              <w:t>Dense</w:t>
            </w:r>
          </w:p>
        </w:tc>
        <w:tc>
          <w:tcPr>
            <w:tcW w:w="2254" w:type="dxa"/>
          </w:tcPr>
          <w:p w14:paraId="2F0C23FD" w14:textId="77777777" w:rsidR="003E51CA" w:rsidRDefault="003E51CA" w:rsidP="0070287D">
            <w:pPr>
              <w:jc w:val="center"/>
              <w:cnfStyle w:val="000000100000" w:firstRow="0" w:lastRow="0" w:firstColumn="0" w:lastColumn="0" w:oddVBand="0" w:evenVBand="0" w:oddHBand="1" w:evenHBand="0" w:firstRowFirstColumn="0" w:firstRowLastColumn="0" w:lastRowFirstColumn="0" w:lastRowLastColumn="0"/>
            </w:pPr>
            <w:r>
              <w:t>(128)</w:t>
            </w:r>
          </w:p>
        </w:tc>
        <w:tc>
          <w:tcPr>
            <w:tcW w:w="2254" w:type="dxa"/>
          </w:tcPr>
          <w:p w14:paraId="7FCD65EA" w14:textId="77777777" w:rsidR="003E51CA" w:rsidRDefault="003E51CA" w:rsidP="0070287D">
            <w:pPr>
              <w:jc w:val="center"/>
              <w:cnfStyle w:val="000000100000" w:firstRow="0" w:lastRow="0" w:firstColumn="0" w:lastColumn="0" w:oddVBand="0" w:evenVBand="0" w:oddHBand="1" w:evenHBand="0" w:firstRowFirstColumn="0" w:firstRowLastColumn="0" w:lastRowFirstColumn="0" w:lastRowLastColumn="0"/>
            </w:pPr>
            <w:r>
              <w:t>32,896</w:t>
            </w:r>
          </w:p>
        </w:tc>
      </w:tr>
      <w:tr w:rsidR="003E51CA" w14:paraId="2434B095" w14:textId="77777777" w:rsidTr="0070287D">
        <w:trPr>
          <w:jc w:val="center"/>
        </w:trPr>
        <w:tc>
          <w:tcPr>
            <w:cnfStyle w:val="001000000000" w:firstRow="0" w:lastRow="0" w:firstColumn="1" w:lastColumn="0" w:oddVBand="0" w:evenVBand="0" w:oddHBand="0" w:evenHBand="0" w:firstRowFirstColumn="0" w:firstRowLastColumn="0" w:lastRowFirstColumn="0" w:lastRowLastColumn="0"/>
            <w:tcW w:w="2254" w:type="dxa"/>
          </w:tcPr>
          <w:p w14:paraId="7692B004" w14:textId="77777777" w:rsidR="003E51CA" w:rsidRPr="008B2DB5" w:rsidRDefault="003E51CA" w:rsidP="0070287D">
            <w:pPr>
              <w:jc w:val="center"/>
              <w:rPr>
                <w:b w:val="0"/>
                <w:bCs w:val="0"/>
              </w:rPr>
            </w:pPr>
            <w:r w:rsidRPr="008B2DB5">
              <w:rPr>
                <w:b w:val="0"/>
                <w:bCs w:val="0"/>
              </w:rPr>
              <w:t>Dense</w:t>
            </w:r>
          </w:p>
        </w:tc>
        <w:tc>
          <w:tcPr>
            <w:tcW w:w="2254" w:type="dxa"/>
          </w:tcPr>
          <w:p w14:paraId="747788FA" w14:textId="77777777" w:rsidR="003E51CA" w:rsidRDefault="003E51CA" w:rsidP="0070287D">
            <w:pPr>
              <w:jc w:val="center"/>
              <w:cnfStyle w:val="000000000000" w:firstRow="0" w:lastRow="0" w:firstColumn="0" w:lastColumn="0" w:oddVBand="0" w:evenVBand="0" w:oddHBand="0" w:evenHBand="0" w:firstRowFirstColumn="0" w:firstRowLastColumn="0" w:lastRowFirstColumn="0" w:lastRowLastColumn="0"/>
            </w:pPr>
            <w:r>
              <w:t>(3)</w:t>
            </w:r>
          </w:p>
        </w:tc>
        <w:tc>
          <w:tcPr>
            <w:tcW w:w="2254" w:type="dxa"/>
          </w:tcPr>
          <w:p w14:paraId="28CEE505" w14:textId="77777777" w:rsidR="003E51CA" w:rsidRDefault="003E51CA" w:rsidP="0070287D">
            <w:pPr>
              <w:jc w:val="center"/>
              <w:cnfStyle w:val="000000000000" w:firstRow="0" w:lastRow="0" w:firstColumn="0" w:lastColumn="0" w:oddVBand="0" w:evenVBand="0" w:oddHBand="0" w:evenHBand="0" w:firstRowFirstColumn="0" w:firstRowLastColumn="0" w:lastRowFirstColumn="0" w:lastRowLastColumn="0"/>
            </w:pPr>
            <w:r>
              <w:t>387</w:t>
            </w:r>
          </w:p>
        </w:tc>
      </w:tr>
    </w:tbl>
    <w:p w14:paraId="14670DB6" w14:textId="77777777" w:rsidR="003E51CA" w:rsidRDefault="003E51CA" w:rsidP="003E51CA">
      <w:pPr>
        <w:jc w:val="left"/>
      </w:pPr>
    </w:p>
    <w:p w14:paraId="5085C0D4" w14:textId="77777777" w:rsidR="003E51CA" w:rsidRDefault="003E51CA" w:rsidP="003E51CA">
      <w:pPr>
        <w:jc w:val="left"/>
      </w:pPr>
      <w:r>
        <w:t xml:space="preserve">All activation functions used are </w:t>
      </w:r>
      <w:proofErr w:type="spellStart"/>
      <w:r>
        <w:t>ReLU</w:t>
      </w:r>
      <w:proofErr w:type="spellEnd"/>
      <w:r>
        <w:t xml:space="preserve"> functions.</w:t>
      </w:r>
    </w:p>
    <w:p w14:paraId="36436A52" w14:textId="77777777" w:rsidR="003E51CA" w:rsidRDefault="003E51CA" w:rsidP="003E51CA">
      <w:pPr>
        <w:jc w:val="left"/>
      </w:pPr>
    </w:p>
    <w:p w14:paraId="53529571" w14:textId="77777777" w:rsidR="003E51CA" w:rsidRPr="000E559E" w:rsidRDefault="003E51CA" w:rsidP="003E51CA">
      <w:pPr>
        <w:jc w:val="left"/>
        <w:rPr>
          <w:rFonts w:cs="Arial"/>
          <w:b/>
        </w:rPr>
      </w:pPr>
      <w:r w:rsidRPr="00A57DA2">
        <w:rPr>
          <w:b/>
          <w:caps/>
          <w:sz w:val="32"/>
          <w:szCs w:val="32"/>
        </w:rPr>
        <w:t>Appendix</w:t>
      </w:r>
      <w:r>
        <w:rPr>
          <w:b/>
          <w:caps/>
          <w:sz w:val="32"/>
          <w:szCs w:val="32"/>
        </w:rPr>
        <w:t xml:space="preserve"> II: smart trader installation &amp; user guide</w:t>
      </w:r>
    </w:p>
    <w:p w14:paraId="223BFF19" w14:textId="77777777" w:rsidR="003E51CA" w:rsidRDefault="003E51CA" w:rsidP="003E51CA">
      <w:pPr>
        <w:pStyle w:val="ListParagraph"/>
        <w:numPr>
          <w:ilvl w:val="6"/>
          <w:numId w:val="36"/>
        </w:numPr>
        <w:spacing w:after="120" w:line="360" w:lineRule="auto"/>
        <w:ind w:left="806"/>
        <w:jc w:val="left"/>
      </w:pPr>
      <w:r>
        <w:t>Install Python 3.8</w:t>
      </w:r>
    </w:p>
    <w:p w14:paraId="72B61CE6" w14:textId="77777777" w:rsidR="003E51CA" w:rsidRDefault="003E51CA" w:rsidP="003E51CA">
      <w:pPr>
        <w:pStyle w:val="ListParagraph"/>
        <w:numPr>
          <w:ilvl w:val="6"/>
          <w:numId w:val="36"/>
        </w:numPr>
        <w:spacing w:after="120" w:line="360" w:lineRule="auto"/>
        <w:ind w:left="806"/>
        <w:jc w:val="left"/>
      </w:pPr>
      <w:r>
        <w:t xml:space="preserve">Click on </w:t>
      </w:r>
      <w:r w:rsidRPr="00E57378">
        <w:rPr>
          <w:i/>
          <w:iCs/>
        </w:rPr>
        <w:t>install.bat</w:t>
      </w:r>
      <w:r>
        <w:t xml:space="preserve"> to install required python packages</w:t>
      </w:r>
    </w:p>
    <w:p w14:paraId="4F7F93F2" w14:textId="77777777" w:rsidR="003E51CA" w:rsidRDefault="003E51CA" w:rsidP="003E51CA">
      <w:pPr>
        <w:pStyle w:val="ListParagraph"/>
        <w:numPr>
          <w:ilvl w:val="6"/>
          <w:numId w:val="36"/>
        </w:numPr>
        <w:spacing w:after="120" w:line="360" w:lineRule="auto"/>
        <w:ind w:left="806"/>
        <w:jc w:val="left"/>
      </w:pPr>
      <w:r>
        <w:t xml:space="preserve">Click on </w:t>
      </w:r>
      <w:r w:rsidRPr="00E57378">
        <w:rPr>
          <w:i/>
          <w:iCs/>
        </w:rPr>
        <w:t>run.bat</w:t>
      </w:r>
      <w:r>
        <w:t xml:space="preserve"> to start </w:t>
      </w:r>
      <w:proofErr w:type="spellStart"/>
      <w:r>
        <w:t>SmartTrader</w:t>
      </w:r>
      <w:proofErr w:type="spellEnd"/>
    </w:p>
    <w:p w14:paraId="6C5B966F" w14:textId="77777777" w:rsidR="003E51CA" w:rsidRDefault="003E51CA" w:rsidP="003E51CA">
      <w:pPr>
        <w:pStyle w:val="ListParagraph"/>
        <w:numPr>
          <w:ilvl w:val="6"/>
          <w:numId w:val="36"/>
        </w:numPr>
        <w:spacing w:after="120" w:line="360" w:lineRule="auto"/>
        <w:ind w:left="806"/>
        <w:jc w:val="left"/>
      </w:pPr>
      <w:r>
        <w:t>A prompt will appear to choose the data file consisting of the stock price history</w:t>
      </w:r>
    </w:p>
    <w:p w14:paraId="10A71344" w14:textId="77777777" w:rsidR="003E51CA" w:rsidRDefault="003E51CA" w:rsidP="003E51CA">
      <w:pPr>
        <w:pStyle w:val="ListParagraph"/>
        <w:numPr>
          <w:ilvl w:val="6"/>
          <w:numId w:val="36"/>
        </w:numPr>
        <w:spacing w:after="120" w:line="360" w:lineRule="auto"/>
        <w:ind w:left="806"/>
        <w:jc w:val="left"/>
      </w:pPr>
      <w:r>
        <w:t>There are sample datasets available in the “Data” folder to choose from</w:t>
      </w:r>
    </w:p>
    <w:p w14:paraId="6A30BAF0" w14:textId="5FE75116" w:rsidR="005B6EA7" w:rsidRPr="00D029F0" w:rsidRDefault="005B6EA7" w:rsidP="00D76726">
      <w:pPr>
        <w:jc w:val="left"/>
      </w:pPr>
    </w:p>
    <w:sectPr w:rsidR="005B6EA7" w:rsidRPr="00D029F0" w:rsidSect="00D76726">
      <w:headerReference w:type="even" r:id="rId23"/>
      <w:headerReference w:type="default" r:id="rId24"/>
      <w:footerReference w:type="even" r:id="rId25"/>
      <w:footerReference w:type="default" r:id="rId26"/>
      <w:headerReference w:type="first" r:id="rId27"/>
      <w:footerReference w:type="first" r:id="rId2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6DB97C" w14:textId="77777777" w:rsidR="00F2277C" w:rsidRDefault="00F2277C" w:rsidP="00E07FA4">
      <w:pPr>
        <w:spacing w:after="0" w:line="240" w:lineRule="auto"/>
      </w:pPr>
      <w:r>
        <w:separator/>
      </w:r>
    </w:p>
  </w:endnote>
  <w:endnote w:type="continuationSeparator" w:id="0">
    <w:p w14:paraId="7964E9CA" w14:textId="77777777" w:rsidR="00F2277C" w:rsidRDefault="00F2277C" w:rsidP="00E07F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dobe Garamond Pro Bold">
    <w:altName w:val="Garamond"/>
    <w:panose1 w:val="00000000000000000000"/>
    <w:charset w:val="00"/>
    <w:family w:val="roman"/>
    <w:notTrueType/>
    <w:pitch w:val="variable"/>
    <w:sig w:usb0="00000007" w:usb1="00000001" w:usb2="00000000" w:usb3="00000000" w:csb0="00000093" w:csb1="00000000"/>
  </w:font>
  <w:font w:name="Helvetica">
    <w:panose1 w:val="020B0604020202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10428" w14:textId="77777777" w:rsidR="00385452" w:rsidRDefault="003854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8866651"/>
      <w:docPartObj>
        <w:docPartGallery w:val="Page Numbers (Bottom of Page)"/>
        <w:docPartUnique/>
      </w:docPartObj>
    </w:sdtPr>
    <w:sdtEndPr>
      <w:rPr>
        <w:color w:val="7F7F7F" w:themeColor="background1" w:themeShade="7F"/>
        <w:spacing w:val="60"/>
      </w:rPr>
    </w:sdtEndPr>
    <w:sdtContent>
      <w:p w14:paraId="2C7D4032" w14:textId="1B82E246" w:rsidR="00630AC5" w:rsidRDefault="00630AC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31550BF" w14:textId="77777777" w:rsidR="00630AC5" w:rsidRDefault="00630AC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56737B" w14:textId="77777777" w:rsidR="00385452" w:rsidRDefault="003854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484180" w14:textId="77777777" w:rsidR="00F2277C" w:rsidRDefault="00F2277C" w:rsidP="00E07FA4">
      <w:pPr>
        <w:spacing w:after="0" w:line="240" w:lineRule="auto"/>
      </w:pPr>
      <w:r>
        <w:separator/>
      </w:r>
    </w:p>
  </w:footnote>
  <w:footnote w:type="continuationSeparator" w:id="0">
    <w:p w14:paraId="394262B6" w14:textId="77777777" w:rsidR="00F2277C" w:rsidRDefault="00F2277C" w:rsidP="00E07FA4">
      <w:pPr>
        <w:spacing w:after="0" w:line="240" w:lineRule="auto"/>
      </w:pPr>
      <w:r>
        <w:continuationSeparator/>
      </w:r>
    </w:p>
  </w:footnote>
  <w:footnote w:id="1">
    <w:p w14:paraId="0A09E0AF" w14:textId="77777777" w:rsidR="00A10A64" w:rsidRDefault="00A10A64" w:rsidP="00A10A64">
      <w:pPr>
        <w:pStyle w:val="FootnoteText"/>
      </w:pPr>
      <w:r>
        <w:rPr>
          <w:rStyle w:val="FootnoteReference"/>
        </w:rPr>
        <w:footnoteRef/>
      </w:r>
      <w:r>
        <w:t xml:space="preserve"> </w:t>
      </w:r>
      <w:r w:rsidRPr="005176AF">
        <w:t>https://www.macrotrends.net/2016/10-year-treasury-bond-rate-yield-chart</w:t>
      </w:r>
    </w:p>
  </w:footnote>
  <w:footnote w:id="2">
    <w:p w14:paraId="37FD507F" w14:textId="77777777" w:rsidR="00A10A64" w:rsidRDefault="00A10A64" w:rsidP="00A10A64">
      <w:pPr>
        <w:pStyle w:val="FootnoteText"/>
      </w:pPr>
      <w:r>
        <w:rPr>
          <w:rStyle w:val="FootnoteReference"/>
        </w:rPr>
        <w:footnoteRef/>
      </w:r>
      <w:r>
        <w:t xml:space="preserve"> </w:t>
      </w:r>
      <w:r w:rsidRPr="005176AF">
        <w:t>https://personal.vanguard.com/pub/Pdf/sp968.pdf?2210142649</w:t>
      </w:r>
    </w:p>
  </w:footnote>
  <w:footnote w:id="3">
    <w:p w14:paraId="0C05F773" w14:textId="77777777" w:rsidR="00A10A64" w:rsidRDefault="00A10A64" w:rsidP="00A10A64">
      <w:pPr>
        <w:pStyle w:val="FootnoteText"/>
      </w:pPr>
      <w:r>
        <w:rPr>
          <w:rStyle w:val="FootnoteReference"/>
        </w:rPr>
        <w:footnoteRef/>
      </w:r>
      <w:r>
        <w:t xml:space="preserve"> </w:t>
      </w:r>
      <w:r w:rsidRPr="007B5FAC">
        <w:t>https://sg.finance.yahoo.com/quote/GOOG/key-statistics?p=GOOG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F7013" w14:textId="3B5FC104" w:rsidR="00385452" w:rsidRDefault="0038545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09B04" w14:textId="637C8068" w:rsidR="00385452" w:rsidRDefault="0038545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D7A5E" w14:textId="7D6C35FA" w:rsidR="00385452" w:rsidRDefault="003854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86BA3"/>
    <w:multiLevelType w:val="hybridMultilevel"/>
    <w:tmpl w:val="5B82DD86"/>
    <w:lvl w:ilvl="0" w:tplc="4D669CA6">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703070"/>
    <w:multiLevelType w:val="hybridMultilevel"/>
    <w:tmpl w:val="3048BE4E"/>
    <w:lvl w:ilvl="0" w:tplc="ED8A9106">
      <w:numFmt w:val="bullet"/>
      <w:lvlText w:val="-"/>
      <w:lvlJc w:val="left"/>
      <w:pPr>
        <w:ind w:left="720" w:hanging="360"/>
      </w:pPr>
      <w:rPr>
        <w:rFonts w:ascii="Arial" w:eastAsiaTheme="minorEastAsia"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6330054"/>
    <w:multiLevelType w:val="hybridMultilevel"/>
    <w:tmpl w:val="A2EA83BE"/>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09A652ED"/>
    <w:multiLevelType w:val="hybridMultilevel"/>
    <w:tmpl w:val="D10E9470"/>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0AF910DD"/>
    <w:multiLevelType w:val="multilevel"/>
    <w:tmpl w:val="855EDC4A"/>
    <w:lvl w:ilvl="0">
      <w:start w:val="1"/>
      <w:numFmt w:val="lowerLetter"/>
      <w:lvlText w:val="%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 w15:restartNumberingAfterBreak="0">
    <w:nsid w:val="0C0969D8"/>
    <w:multiLevelType w:val="hybridMultilevel"/>
    <w:tmpl w:val="A3A80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066650"/>
    <w:multiLevelType w:val="multilevel"/>
    <w:tmpl w:val="CEF2B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1B7088"/>
    <w:multiLevelType w:val="hybridMultilevel"/>
    <w:tmpl w:val="4DB0D1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15D4147B"/>
    <w:multiLevelType w:val="hybridMultilevel"/>
    <w:tmpl w:val="20DC1CD2"/>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9" w15:restartNumberingAfterBreak="0">
    <w:nsid w:val="169345D6"/>
    <w:multiLevelType w:val="hybridMultilevel"/>
    <w:tmpl w:val="3B382E9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7681E06"/>
    <w:multiLevelType w:val="hybridMultilevel"/>
    <w:tmpl w:val="1BD289D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1CF81150"/>
    <w:multiLevelType w:val="hybridMultilevel"/>
    <w:tmpl w:val="CDBA0602"/>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2" w15:restartNumberingAfterBreak="0">
    <w:nsid w:val="1EDC08AB"/>
    <w:multiLevelType w:val="hybridMultilevel"/>
    <w:tmpl w:val="35BE14DA"/>
    <w:lvl w:ilvl="0" w:tplc="65E0A728">
      <w:start w:val="5"/>
      <w:numFmt w:val="bullet"/>
      <w:lvlText w:val="-"/>
      <w:lvlJc w:val="left"/>
      <w:pPr>
        <w:ind w:left="720" w:hanging="360"/>
      </w:pPr>
      <w:rPr>
        <w:rFonts w:ascii="Arial" w:eastAsiaTheme="minorEastAsia"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1FB8026B"/>
    <w:multiLevelType w:val="multilevel"/>
    <w:tmpl w:val="E24AD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EA1E9C"/>
    <w:multiLevelType w:val="hybridMultilevel"/>
    <w:tmpl w:val="158CFB2E"/>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27EA6CDF"/>
    <w:multiLevelType w:val="hybridMultilevel"/>
    <w:tmpl w:val="63A08258"/>
    <w:lvl w:ilvl="0" w:tplc="48090011">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6" w15:restartNumberingAfterBreak="0">
    <w:nsid w:val="2F36779A"/>
    <w:multiLevelType w:val="hybridMultilevel"/>
    <w:tmpl w:val="FA88BDE8"/>
    <w:lvl w:ilvl="0" w:tplc="BD6ECFA8">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3B8F1CC3"/>
    <w:multiLevelType w:val="hybridMultilevel"/>
    <w:tmpl w:val="344CBE1C"/>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8" w15:restartNumberingAfterBreak="0">
    <w:nsid w:val="40C504BA"/>
    <w:multiLevelType w:val="hybridMultilevel"/>
    <w:tmpl w:val="23CE12B8"/>
    <w:lvl w:ilvl="0" w:tplc="4D669CA6">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8B22CD"/>
    <w:multiLevelType w:val="hybridMultilevel"/>
    <w:tmpl w:val="223CDE36"/>
    <w:lvl w:ilvl="0" w:tplc="48090019">
      <w:start w:val="1"/>
      <w:numFmt w:val="lowerLetter"/>
      <w:lvlText w:val="%1."/>
      <w:lvlJc w:val="left"/>
      <w:pPr>
        <w:ind w:left="1080" w:hanging="360"/>
      </w:pPr>
    </w:lvl>
    <w:lvl w:ilvl="1" w:tplc="48090019">
      <w:start w:val="1"/>
      <w:numFmt w:val="lowerLetter"/>
      <w:lvlText w:val="%2."/>
      <w:lvlJc w:val="left"/>
      <w:pPr>
        <w:ind w:left="1800" w:hanging="360"/>
      </w:pPr>
    </w:lvl>
    <w:lvl w:ilvl="2" w:tplc="4809001B">
      <w:start w:val="1"/>
      <w:numFmt w:val="lowerRoman"/>
      <w:lvlText w:val="%3."/>
      <w:lvlJc w:val="right"/>
      <w:pPr>
        <w:ind w:left="2520" w:hanging="180"/>
      </w:pPr>
    </w:lvl>
    <w:lvl w:ilvl="3" w:tplc="4809000F">
      <w:start w:val="1"/>
      <w:numFmt w:val="decimal"/>
      <w:lvlText w:val="%4."/>
      <w:lvlJc w:val="left"/>
      <w:pPr>
        <w:ind w:left="3240" w:hanging="360"/>
      </w:pPr>
    </w:lvl>
    <w:lvl w:ilvl="4" w:tplc="48090019">
      <w:start w:val="1"/>
      <w:numFmt w:val="lowerLetter"/>
      <w:lvlText w:val="%5."/>
      <w:lvlJc w:val="left"/>
      <w:pPr>
        <w:ind w:left="3960" w:hanging="360"/>
      </w:pPr>
    </w:lvl>
    <w:lvl w:ilvl="5" w:tplc="4809001B">
      <w:start w:val="1"/>
      <w:numFmt w:val="lowerRoman"/>
      <w:lvlText w:val="%6."/>
      <w:lvlJc w:val="right"/>
      <w:pPr>
        <w:ind w:left="4680" w:hanging="180"/>
      </w:pPr>
    </w:lvl>
    <w:lvl w:ilvl="6" w:tplc="4809000F">
      <w:start w:val="1"/>
      <w:numFmt w:val="decimal"/>
      <w:lvlText w:val="%7."/>
      <w:lvlJc w:val="left"/>
      <w:pPr>
        <w:ind w:left="5400" w:hanging="360"/>
      </w:pPr>
    </w:lvl>
    <w:lvl w:ilvl="7" w:tplc="48090019">
      <w:start w:val="1"/>
      <w:numFmt w:val="lowerLetter"/>
      <w:lvlText w:val="%8."/>
      <w:lvlJc w:val="left"/>
      <w:pPr>
        <w:ind w:left="6120" w:hanging="360"/>
      </w:pPr>
    </w:lvl>
    <w:lvl w:ilvl="8" w:tplc="4809001B">
      <w:start w:val="1"/>
      <w:numFmt w:val="lowerRoman"/>
      <w:lvlText w:val="%9."/>
      <w:lvlJc w:val="right"/>
      <w:pPr>
        <w:ind w:left="6840" w:hanging="180"/>
      </w:pPr>
    </w:lvl>
  </w:abstractNum>
  <w:abstractNum w:abstractNumId="20" w15:restartNumberingAfterBreak="0">
    <w:nsid w:val="41F503A6"/>
    <w:multiLevelType w:val="hybridMultilevel"/>
    <w:tmpl w:val="68B2EEBE"/>
    <w:lvl w:ilvl="0" w:tplc="04090003">
      <w:start w:val="1"/>
      <w:numFmt w:val="bullet"/>
      <w:lvlText w:val="o"/>
      <w:lvlJc w:val="left"/>
      <w:pPr>
        <w:ind w:left="108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15:restartNumberingAfterBreak="0">
    <w:nsid w:val="42B55DF0"/>
    <w:multiLevelType w:val="hybridMultilevel"/>
    <w:tmpl w:val="411A0ECE"/>
    <w:lvl w:ilvl="0" w:tplc="48090019">
      <w:start w:val="1"/>
      <w:numFmt w:val="lowerLetter"/>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22" w15:restartNumberingAfterBreak="0">
    <w:nsid w:val="44B51683"/>
    <w:multiLevelType w:val="hybridMultilevel"/>
    <w:tmpl w:val="072436A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4EB41D2A"/>
    <w:multiLevelType w:val="hybridMultilevel"/>
    <w:tmpl w:val="D10E9470"/>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4F7B5739"/>
    <w:multiLevelType w:val="hybridMultilevel"/>
    <w:tmpl w:val="C7A6E7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1CC3C15"/>
    <w:multiLevelType w:val="hybridMultilevel"/>
    <w:tmpl w:val="941EBA9C"/>
    <w:lvl w:ilvl="0" w:tplc="1DB0561A">
      <w:start w:val="1"/>
      <w:numFmt w:val="decimal"/>
      <w:lvlText w:val="%1."/>
      <w:lvlJc w:val="left"/>
      <w:pPr>
        <w:ind w:left="1080" w:hanging="360"/>
      </w:pPr>
    </w:lvl>
    <w:lvl w:ilvl="1" w:tplc="48090019">
      <w:start w:val="1"/>
      <w:numFmt w:val="lowerLetter"/>
      <w:lvlText w:val="%2."/>
      <w:lvlJc w:val="left"/>
      <w:pPr>
        <w:ind w:left="1800" w:hanging="360"/>
      </w:pPr>
    </w:lvl>
    <w:lvl w:ilvl="2" w:tplc="4809001B">
      <w:start w:val="1"/>
      <w:numFmt w:val="lowerRoman"/>
      <w:lvlText w:val="%3."/>
      <w:lvlJc w:val="right"/>
      <w:pPr>
        <w:ind w:left="2520" w:hanging="180"/>
      </w:pPr>
    </w:lvl>
    <w:lvl w:ilvl="3" w:tplc="4809000F">
      <w:start w:val="1"/>
      <w:numFmt w:val="decimal"/>
      <w:lvlText w:val="%4."/>
      <w:lvlJc w:val="left"/>
      <w:pPr>
        <w:ind w:left="3240" w:hanging="360"/>
      </w:pPr>
    </w:lvl>
    <w:lvl w:ilvl="4" w:tplc="48090019">
      <w:start w:val="1"/>
      <w:numFmt w:val="lowerLetter"/>
      <w:lvlText w:val="%5."/>
      <w:lvlJc w:val="left"/>
      <w:pPr>
        <w:ind w:left="3960" w:hanging="360"/>
      </w:pPr>
    </w:lvl>
    <w:lvl w:ilvl="5" w:tplc="4809001B">
      <w:start w:val="1"/>
      <w:numFmt w:val="lowerRoman"/>
      <w:lvlText w:val="%6."/>
      <w:lvlJc w:val="right"/>
      <w:pPr>
        <w:ind w:left="4680" w:hanging="180"/>
      </w:pPr>
    </w:lvl>
    <w:lvl w:ilvl="6" w:tplc="4809000F">
      <w:start w:val="1"/>
      <w:numFmt w:val="decimal"/>
      <w:lvlText w:val="%7."/>
      <w:lvlJc w:val="left"/>
      <w:pPr>
        <w:ind w:left="5400" w:hanging="360"/>
      </w:pPr>
    </w:lvl>
    <w:lvl w:ilvl="7" w:tplc="48090019">
      <w:start w:val="1"/>
      <w:numFmt w:val="lowerLetter"/>
      <w:lvlText w:val="%8."/>
      <w:lvlJc w:val="left"/>
      <w:pPr>
        <w:ind w:left="6120" w:hanging="360"/>
      </w:pPr>
    </w:lvl>
    <w:lvl w:ilvl="8" w:tplc="4809001B">
      <w:start w:val="1"/>
      <w:numFmt w:val="lowerRoman"/>
      <w:lvlText w:val="%9."/>
      <w:lvlJc w:val="right"/>
      <w:pPr>
        <w:ind w:left="6840" w:hanging="180"/>
      </w:pPr>
    </w:lvl>
  </w:abstractNum>
  <w:abstractNum w:abstractNumId="26" w15:restartNumberingAfterBreak="0">
    <w:nsid w:val="52A11F9A"/>
    <w:multiLevelType w:val="multilevel"/>
    <w:tmpl w:val="9712016A"/>
    <w:lvl w:ilvl="0">
      <w:start w:val="1"/>
      <w:numFmt w:val="decimal"/>
      <w:pStyle w:val="Head1"/>
      <w:lvlText w:val="%1."/>
      <w:lvlJc w:val="left"/>
      <w:pPr>
        <w:ind w:left="360" w:hanging="360"/>
      </w:pPr>
      <w:rPr>
        <w:rFonts w:hint="default"/>
      </w:rPr>
    </w:lvl>
    <w:lvl w:ilvl="1">
      <w:start w:val="1"/>
      <w:numFmt w:val="decimal"/>
      <w:pStyle w:val="Head2"/>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8018" w:hanging="504"/>
      </w:pPr>
      <w:rPr>
        <w:b w:val="0"/>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5AD10A7"/>
    <w:multiLevelType w:val="hybridMultilevel"/>
    <w:tmpl w:val="CF8CC3CA"/>
    <w:lvl w:ilvl="0" w:tplc="E588193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5C6257BC"/>
    <w:multiLevelType w:val="hybridMultilevel"/>
    <w:tmpl w:val="0E540AEA"/>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5C877048"/>
    <w:multiLevelType w:val="hybridMultilevel"/>
    <w:tmpl w:val="223CDE36"/>
    <w:lvl w:ilvl="0" w:tplc="48090019">
      <w:start w:val="1"/>
      <w:numFmt w:val="lowerLetter"/>
      <w:lvlText w:val="%1."/>
      <w:lvlJc w:val="left"/>
      <w:pPr>
        <w:ind w:left="1080" w:hanging="360"/>
      </w:pPr>
    </w:lvl>
    <w:lvl w:ilvl="1" w:tplc="48090019">
      <w:start w:val="1"/>
      <w:numFmt w:val="lowerLetter"/>
      <w:lvlText w:val="%2."/>
      <w:lvlJc w:val="left"/>
      <w:pPr>
        <w:ind w:left="1800" w:hanging="360"/>
      </w:pPr>
    </w:lvl>
    <w:lvl w:ilvl="2" w:tplc="4809001B">
      <w:start w:val="1"/>
      <w:numFmt w:val="lowerRoman"/>
      <w:lvlText w:val="%3."/>
      <w:lvlJc w:val="right"/>
      <w:pPr>
        <w:ind w:left="2520" w:hanging="180"/>
      </w:pPr>
    </w:lvl>
    <w:lvl w:ilvl="3" w:tplc="4809000F">
      <w:start w:val="1"/>
      <w:numFmt w:val="decimal"/>
      <w:lvlText w:val="%4."/>
      <w:lvlJc w:val="left"/>
      <w:pPr>
        <w:ind w:left="3240" w:hanging="360"/>
      </w:pPr>
    </w:lvl>
    <w:lvl w:ilvl="4" w:tplc="48090019">
      <w:start w:val="1"/>
      <w:numFmt w:val="lowerLetter"/>
      <w:lvlText w:val="%5."/>
      <w:lvlJc w:val="left"/>
      <w:pPr>
        <w:ind w:left="3960" w:hanging="360"/>
      </w:pPr>
    </w:lvl>
    <w:lvl w:ilvl="5" w:tplc="4809001B">
      <w:start w:val="1"/>
      <w:numFmt w:val="lowerRoman"/>
      <w:lvlText w:val="%6."/>
      <w:lvlJc w:val="right"/>
      <w:pPr>
        <w:ind w:left="4680" w:hanging="180"/>
      </w:pPr>
    </w:lvl>
    <w:lvl w:ilvl="6" w:tplc="4809000F">
      <w:start w:val="1"/>
      <w:numFmt w:val="decimal"/>
      <w:lvlText w:val="%7."/>
      <w:lvlJc w:val="left"/>
      <w:pPr>
        <w:ind w:left="5400" w:hanging="360"/>
      </w:pPr>
    </w:lvl>
    <w:lvl w:ilvl="7" w:tplc="48090019">
      <w:start w:val="1"/>
      <w:numFmt w:val="lowerLetter"/>
      <w:lvlText w:val="%8."/>
      <w:lvlJc w:val="left"/>
      <w:pPr>
        <w:ind w:left="6120" w:hanging="360"/>
      </w:pPr>
    </w:lvl>
    <w:lvl w:ilvl="8" w:tplc="4809001B">
      <w:start w:val="1"/>
      <w:numFmt w:val="lowerRoman"/>
      <w:lvlText w:val="%9."/>
      <w:lvlJc w:val="right"/>
      <w:pPr>
        <w:ind w:left="6840" w:hanging="180"/>
      </w:pPr>
    </w:lvl>
  </w:abstractNum>
  <w:abstractNum w:abstractNumId="30" w15:restartNumberingAfterBreak="0">
    <w:nsid w:val="5CEF7D5F"/>
    <w:multiLevelType w:val="hybridMultilevel"/>
    <w:tmpl w:val="E9A060BA"/>
    <w:lvl w:ilvl="0" w:tplc="8EDC3022">
      <w:start w:val="1"/>
      <w:numFmt w:val="lowerRoman"/>
      <w:lvlText w:val="%1."/>
      <w:lvlJc w:val="left"/>
      <w:pPr>
        <w:ind w:left="1080" w:hanging="72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31" w15:restartNumberingAfterBreak="0">
    <w:nsid w:val="60544699"/>
    <w:multiLevelType w:val="hybridMultilevel"/>
    <w:tmpl w:val="502AF33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2" w15:restartNumberingAfterBreak="0">
    <w:nsid w:val="66F16B81"/>
    <w:multiLevelType w:val="hybridMultilevel"/>
    <w:tmpl w:val="B5040C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B32382C"/>
    <w:multiLevelType w:val="hybridMultilevel"/>
    <w:tmpl w:val="59E6521A"/>
    <w:lvl w:ilvl="0" w:tplc="ED427F9E">
      <w:numFmt w:val="bullet"/>
      <w:lvlText w:val="-"/>
      <w:lvlJc w:val="left"/>
      <w:pPr>
        <w:ind w:left="720" w:hanging="360"/>
      </w:pPr>
      <w:rPr>
        <w:rFonts w:ascii="Calibri" w:eastAsiaTheme="minorEastAsia" w:hAnsi="Calibri" w:cstheme="minorHAns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4" w15:restartNumberingAfterBreak="0">
    <w:nsid w:val="6CD02D5B"/>
    <w:multiLevelType w:val="hybridMultilevel"/>
    <w:tmpl w:val="869ED7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BE2AF6"/>
    <w:multiLevelType w:val="hybridMultilevel"/>
    <w:tmpl w:val="C3901F8C"/>
    <w:lvl w:ilvl="0" w:tplc="48090019">
      <w:start w:val="1"/>
      <w:numFmt w:val="lowerLetter"/>
      <w:lvlText w:val="%1."/>
      <w:lvlJc w:val="lef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6" w15:restartNumberingAfterBreak="0">
    <w:nsid w:val="748E35D7"/>
    <w:multiLevelType w:val="hybridMultilevel"/>
    <w:tmpl w:val="6D9C73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5C84C04"/>
    <w:multiLevelType w:val="hybridMultilevel"/>
    <w:tmpl w:val="F336051E"/>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38" w15:restartNumberingAfterBreak="0">
    <w:nsid w:val="76206AD9"/>
    <w:multiLevelType w:val="hybridMultilevel"/>
    <w:tmpl w:val="C9266E46"/>
    <w:lvl w:ilvl="0" w:tplc="E5BE2CFC">
      <w:start w:val="1"/>
      <w:numFmt w:val="bullet"/>
      <w:lvlText w:val="•"/>
      <w:lvlJc w:val="left"/>
      <w:pPr>
        <w:tabs>
          <w:tab w:val="num" w:pos="720"/>
        </w:tabs>
        <w:ind w:left="720" w:hanging="360"/>
      </w:pPr>
      <w:rPr>
        <w:rFonts w:ascii="Arial" w:hAnsi="Arial" w:hint="default"/>
      </w:rPr>
    </w:lvl>
    <w:lvl w:ilvl="1" w:tplc="302E9A80">
      <w:start w:val="1"/>
      <w:numFmt w:val="bullet"/>
      <w:lvlText w:val="•"/>
      <w:lvlJc w:val="left"/>
      <w:pPr>
        <w:tabs>
          <w:tab w:val="num" w:pos="1440"/>
        </w:tabs>
        <w:ind w:left="1440" w:hanging="360"/>
      </w:pPr>
      <w:rPr>
        <w:rFonts w:ascii="Arial" w:hAnsi="Arial" w:hint="default"/>
      </w:rPr>
    </w:lvl>
    <w:lvl w:ilvl="2" w:tplc="980A24C0" w:tentative="1">
      <w:start w:val="1"/>
      <w:numFmt w:val="bullet"/>
      <w:lvlText w:val="•"/>
      <w:lvlJc w:val="left"/>
      <w:pPr>
        <w:tabs>
          <w:tab w:val="num" w:pos="2160"/>
        </w:tabs>
        <w:ind w:left="2160" w:hanging="360"/>
      </w:pPr>
      <w:rPr>
        <w:rFonts w:ascii="Arial" w:hAnsi="Arial" w:hint="default"/>
      </w:rPr>
    </w:lvl>
    <w:lvl w:ilvl="3" w:tplc="57D86226" w:tentative="1">
      <w:start w:val="1"/>
      <w:numFmt w:val="bullet"/>
      <w:lvlText w:val="•"/>
      <w:lvlJc w:val="left"/>
      <w:pPr>
        <w:tabs>
          <w:tab w:val="num" w:pos="2880"/>
        </w:tabs>
        <w:ind w:left="2880" w:hanging="360"/>
      </w:pPr>
      <w:rPr>
        <w:rFonts w:ascii="Arial" w:hAnsi="Arial" w:hint="default"/>
      </w:rPr>
    </w:lvl>
    <w:lvl w:ilvl="4" w:tplc="B5EEFF72" w:tentative="1">
      <w:start w:val="1"/>
      <w:numFmt w:val="bullet"/>
      <w:lvlText w:val="•"/>
      <w:lvlJc w:val="left"/>
      <w:pPr>
        <w:tabs>
          <w:tab w:val="num" w:pos="3600"/>
        </w:tabs>
        <w:ind w:left="3600" w:hanging="360"/>
      </w:pPr>
      <w:rPr>
        <w:rFonts w:ascii="Arial" w:hAnsi="Arial" w:hint="default"/>
      </w:rPr>
    </w:lvl>
    <w:lvl w:ilvl="5" w:tplc="42C046F4" w:tentative="1">
      <w:start w:val="1"/>
      <w:numFmt w:val="bullet"/>
      <w:lvlText w:val="•"/>
      <w:lvlJc w:val="left"/>
      <w:pPr>
        <w:tabs>
          <w:tab w:val="num" w:pos="4320"/>
        </w:tabs>
        <w:ind w:left="4320" w:hanging="360"/>
      </w:pPr>
      <w:rPr>
        <w:rFonts w:ascii="Arial" w:hAnsi="Arial" w:hint="default"/>
      </w:rPr>
    </w:lvl>
    <w:lvl w:ilvl="6" w:tplc="768081FA" w:tentative="1">
      <w:start w:val="1"/>
      <w:numFmt w:val="bullet"/>
      <w:lvlText w:val="•"/>
      <w:lvlJc w:val="left"/>
      <w:pPr>
        <w:tabs>
          <w:tab w:val="num" w:pos="5040"/>
        </w:tabs>
        <w:ind w:left="5040" w:hanging="360"/>
      </w:pPr>
      <w:rPr>
        <w:rFonts w:ascii="Arial" w:hAnsi="Arial" w:hint="default"/>
      </w:rPr>
    </w:lvl>
    <w:lvl w:ilvl="7" w:tplc="F238D096" w:tentative="1">
      <w:start w:val="1"/>
      <w:numFmt w:val="bullet"/>
      <w:lvlText w:val="•"/>
      <w:lvlJc w:val="left"/>
      <w:pPr>
        <w:tabs>
          <w:tab w:val="num" w:pos="5760"/>
        </w:tabs>
        <w:ind w:left="5760" w:hanging="360"/>
      </w:pPr>
      <w:rPr>
        <w:rFonts w:ascii="Arial" w:hAnsi="Arial" w:hint="default"/>
      </w:rPr>
    </w:lvl>
    <w:lvl w:ilvl="8" w:tplc="B2B43910" w:tentative="1">
      <w:start w:val="1"/>
      <w:numFmt w:val="bullet"/>
      <w:lvlText w:val="•"/>
      <w:lvlJc w:val="left"/>
      <w:pPr>
        <w:tabs>
          <w:tab w:val="num" w:pos="6480"/>
        </w:tabs>
        <w:ind w:left="6480" w:hanging="360"/>
      </w:pPr>
      <w:rPr>
        <w:rFonts w:ascii="Arial" w:hAnsi="Arial" w:hint="default"/>
      </w:rPr>
    </w:lvl>
  </w:abstractNum>
  <w:num w:numId="1">
    <w:abstractNumId w:val="26"/>
  </w:num>
  <w:num w:numId="2">
    <w:abstractNumId w:val="16"/>
  </w:num>
  <w:num w:numId="3">
    <w:abstractNumId w:val="31"/>
  </w:num>
  <w:num w:numId="4">
    <w:abstractNumId w:val="28"/>
  </w:num>
  <w:num w:numId="5">
    <w:abstractNumId w:val="23"/>
  </w:num>
  <w:num w:numId="6">
    <w:abstractNumId w:val="3"/>
  </w:num>
  <w:num w:numId="7">
    <w:abstractNumId w:val="19"/>
  </w:num>
  <w:num w:numId="8">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3"/>
  </w:num>
  <w:num w:numId="10">
    <w:abstractNumId w:val="12"/>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2"/>
  </w:num>
  <w:num w:numId="1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1"/>
  </w:num>
  <w:num w:numId="20">
    <w:abstractNumId w:val="30"/>
  </w:num>
  <w:num w:numId="21">
    <w:abstractNumId w:val="2"/>
  </w:num>
  <w:num w:numId="22">
    <w:abstractNumId w:val="6"/>
  </w:num>
  <w:num w:numId="23">
    <w:abstractNumId w:val="13"/>
  </w:num>
  <w:num w:numId="24">
    <w:abstractNumId w:val="35"/>
  </w:num>
  <w:num w:numId="25">
    <w:abstractNumId w:val="29"/>
  </w:num>
  <w:num w:numId="26">
    <w:abstractNumId w:val="38"/>
  </w:num>
  <w:num w:numId="27">
    <w:abstractNumId w:val="1"/>
  </w:num>
  <w:num w:numId="28">
    <w:abstractNumId w:val="27"/>
  </w:num>
  <w:num w:numId="29">
    <w:abstractNumId w:val="9"/>
  </w:num>
  <w:num w:numId="30">
    <w:abstractNumId w:val="24"/>
  </w:num>
  <w:num w:numId="31">
    <w:abstractNumId w:val="32"/>
  </w:num>
  <w:num w:numId="32">
    <w:abstractNumId w:val="36"/>
  </w:num>
  <w:num w:numId="33">
    <w:abstractNumId w:val="34"/>
  </w:num>
  <w:num w:numId="34">
    <w:abstractNumId w:val="5"/>
  </w:num>
  <w:num w:numId="35">
    <w:abstractNumId w:val="18"/>
  </w:num>
  <w:num w:numId="36">
    <w:abstractNumId w:val="4"/>
  </w:num>
  <w:num w:numId="37">
    <w:abstractNumId w:val="0"/>
  </w:num>
  <w:num w:numId="38">
    <w:abstractNumId w:val="0"/>
  </w:num>
  <w:num w:numId="39">
    <w:abstractNumId w:val="10"/>
  </w:num>
  <w:num w:numId="40">
    <w:abstractNumId w:val="7"/>
  </w:num>
  <w:num w:numId="41">
    <w:abstractNumId w:val="20"/>
  </w:num>
  <w:num w:numId="42">
    <w:abstractNumId w:val="14"/>
  </w:num>
  <w:num w:numId="43">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RAV AU">
    <w15:presenceInfo w15:providerId="Windows Live" w15:userId="0a756ce81bbbad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3sLQ0NjExNjE2NzdV0lEKTi0uzszPAykwqQUAfT0XsiwAAAA="/>
  </w:docVars>
  <w:rsids>
    <w:rsidRoot w:val="00964CC0"/>
    <w:rsid w:val="000073B9"/>
    <w:rsid w:val="000079B9"/>
    <w:rsid w:val="0001123E"/>
    <w:rsid w:val="000200E8"/>
    <w:rsid w:val="00022D4D"/>
    <w:rsid w:val="000233D9"/>
    <w:rsid w:val="00026961"/>
    <w:rsid w:val="00030CAB"/>
    <w:rsid w:val="000312EB"/>
    <w:rsid w:val="00037003"/>
    <w:rsid w:val="0003798D"/>
    <w:rsid w:val="00040F9A"/>
    <w:rsid w:val="00041EF8"/>
    <w:rsid w:val="000457EC"/>
    <w:rsid w:val="000457F5"/>
    <w:rsid w:val="000468E0"/>
    <w:rsid w:val="00047DF5"/>
    <w:rsid w:val="00047F2C"/>
    <w:rsid w:val="00053B40"/>
    <w:rsid w:val="00054592"/>
    <w:rsid w:val="00055014"/>
    <w:rsid w:val="00056A31"/>
    <w:rsid w:val="00057378"/>
    <w:rsid w:val="0006694E"/>
    <w:rsid w:val="00073566"/>
    <w:rsid w:val="00074679"/>
    <w:rsid w:val="0007607E"/>
    <w:rsid w:val="000779D7"/>
    <w:rsid w:val="000811E1"/>
    <w:rsid w:val="0008183B"/>
    <w:rsid w:val="00084C27"/>
    <w:rsid w:val="00085973"/>
    <w:rsid w:val="00091EE5"/>
    <w:rsid w:val="00092AA1"/>
    <w:rsid w:val="00092E45"/>
    <w:rsid w:val="00093777"/>
    <w:rsid w:val="00096ADF"/>
    <w:rsid w:val="00097213"/>
    <w:rsid w:val="00097778"/>
    <w:rsid w:val="000A0C63"/>
    <w:rsid w:val="000A3990"/>
    <w:rsid w:val="000A61C9"/>
    <w:rsid w:val="000C0763"/>
    <w:rsid w:val="000C7A3A"/>
    <w:rsid w:val="000D21C0"/>
    <w:rsid w:val="000D2484"/>
    <w:rsid w:val="000D42B3"/>
    <w:rsid w:val="000D67AA"/>
    <w:rsid w:val="000E1610"/>
    <w:rsid w:val="000E3066"/>
    <w:rsid w:val="000E4334"/>
    <w:rsid w:val="000E4B11"/>
    <w:rsid w:val="000E5C01"/>
    <w:rsid w:val="000E6FCC"/>
    <w:rsid w:val="000E7516"/>
    <w:rsid w:val="000F0FD7"/>
    <w:rsid w:val="000F1EF5"/>
    <w:rsid w:val="000F4C87"/>
    <w:rsid w:val="000F5100"/>
    <w:rsid w:val="000F65C4"/>
    <w:rsid w:val="000F7759"/>
    <w:rsid w:val="000F7B60"/>
    <w:rsid w:val="00101A77"/>
    <w:rsid w:val="001053D8"/>
    <w:rsid w:val="00105C6F"/>
    <w:rsid w:val="00106BC9"/>
    <w:rsid w:val="00120AC2"/>
    <w:rsid w:val="00123999"/>
    <w:rsid w:val="0012403D"/>
    <w:rsid w:val="00125C4C"/>
    <w:rsid w:val="001314B1"/>
    <w:rsid w:val="00132319"/>
    <w:rsid w:val="001350E6"/>
    <w:rsid w:val="00140C4A"/>
    <w:rsid w:val="0014195C"/>
    <w:rsid w:val="00141CB7"/>
    <w:rsid w:val="0014345E"/>
    <w:rsid w:val="001524E4"/>
    <w:rsid w:val="00152E99"/>
    <w:rsid w:val="00155AAE"/>
    <w:rsid w:val="00160777"/>
    <w:rsid w:val="00160D30"/>
    <w:rsid w:val="0016115A"/>
    <w:rsid w:val="00162DDD"/>
    <w:rsid w:val="001732D6"/>
    <w:rsid w:val="00174582"/>
    <w:rsid w:val="00174738"/>
    <w:rsid w:val="00176B44"/>
    <w:rsid w:val="00185C28"/>
    <w:rsid w:val="00186747"/>
    <w:rsid w:val="00190F58"/>
    <w:rsid w:val="00191778"/>
    <w:rsid w:val="00191C8C"/>
    <w:rsid w:val="001927C1"/>
    <w:rsid w:val="00194845"/>
    <w:rsid w:val="0019796F"/>
    <w:rsid w:val="001A00E6"/>
    <w:rsid w:val="001A3A9B"/>
    <w:rsid w:val="001A5760"/>
    <w:rsid w:val="001A6F24"/>
    <w:rsid w:val="001A754A"/>
    <w:rsid w:val="001A7F2E"/>
    <w:rsid w:val="001B0EF6"/>
    <w:rsid w:val="001B3E31"/>
    <w:rsid w:val="001B6247"/>
    <w:rsid w:val="001B7582"/>
    <w:rsid w:val="001C09FE"/>
    <w:rsid w:val="001C5B94"/>
    <w:rsid w:val="001D1152"/>
    <w:rsid w:val="001D6590"/>
    <w:rsid w:val="001E0751"/>
    <w:rsid w:val="001E29C6"/>
    <w:rsid w:val="001E2A95"/>
    <w:rsid w:val="001E37DC"/>
    <w:rsid w:val="001E4A64"/>
    <w:rsid w:val="001E59ED"/>
    <w:rsid w:val="001E6386"/>
    <w:rsid w:val="001F289C"/>
    <w:rsid w:val="001F28DF"/>
    <w:rsid w:val="001F7FFE"/>
    <w:rsid w:val="00202694"/>
    <w:rsid w:val="00204E19"/>
    <w:rsid w:val="0020562C"/>
    <w:rsid w:val="00205FEC"/>
    <w:rsid w:val="002067BB"/>
    <w:rsid w:val="00207D9B"/>
    <w:rsid w:val="0021083F"/>
    <w:rsid w:val="00211F37"/>
    <w:rsid w:val="00212741"/>
    <w:rsid w:val="002145CD"/>
    <w:rsid w:val="00214F1A"/>
    <w:rsid w:val="0021634A"/>
    <w:rsid w:val="0022496C"/>
    <w:rsid w:val="0022638B"/>
    <w:rsid w:val="002321CB"/>
    <w:rsid w:val="00232241"/>
    <w:rsid w:val="00233031"/>
    <w:rsid w:val="002348EF"/>
    <w:rsid w:val="00235CF7"/>
    <w:rsid w:val="00237A0C"/>
    <w:rsid w:val="00240613"/>
    <w:rsid w:val="00245EEF"/>
    <w:rsid w:val="002508FE"/>
    <w:rsid w:val="002509FE"/>
    <w:rsid w:val="00256236"/>
    <w:rsid w:val="00257DBC"/>
    <w:rsid w:val="00261A1F"/>
    <w:rsid w:val="00262581"/>
    <w:rsid w:val="002632AD"/>
    <w:rsid w:val="0026372C"/>
    <w:rsid w:val="00270776"/>
    <w:rsid w:val="00270C1F"/>
    <w:rsid w:val="00274ED9"/>
    <w:rsid w:val="00276715"/>
    <w:rsid w:val="00284A4D"/>
    <w:rsid w:val="00284BA6"/>
    <w:rsid w:val="002876E1"/>
    <w:rsid w:val="0029017E"/>
    <w:rsid w:val="00290B7C"/>
    <w:rsid w:val="00291F10"/>
    <w:rsid w:val="00293DAB"/>
    <w:rsid w:val="0029612C"/>
    <w:rsid w:val="00297050"/>
    <w:rsid w:val="002A0A56"/>
    <w:rsid w:val="002A2302"/>
    <w:rsid w:val="002A46EC"/>
    <w:rsid w:val="002A5C6B"/>
    <w:rsid w:val="002A71C0"/>
    <w:rsid w:val="002B1201"/>
    <w:rsid w:val="002B3E8C"/>
    <w:rsid w:val="002B7F40"/>
    <w:rsid w:val="002C1FFE"/>
    <w:rsid w:val="002C25BC"/>
    <w:rsid w:val="002C5844"/>
    <w:rsid w:val="002D2BFE"/>
    <w:rsid w:val="002D4B08"/>
    <w:rsid w:val="002D73D7"/>
    <w:rsid w:val="002D7DA9"/>
    <w:rsid w:val="002E3861"/>
    <w:rsid w:val="002E3EED"/>
    <w:rsid w:val="002E48AE"/>
    <w:rsid w:val="002F0357"/>
    <w:rsid w:val="002F7A3F"/>
    <w:rsid w:val="003011B8"/>
    <w:rsid w:val="00303EBE"/>
    <w:rsid w:val="003044FE"/>
    <w:rsid w:val="0030539B"/>
    <w:rsid w:val="00305ACE"/>
    <w:rsid w:val="00307D69"/>
    <w:rsid w:val="00317315"/>
    <w:rsid w:val="00317C8A"/>
    <w:rsid w:val="00324E2C"/>
    <w:rsid w:val="003269B1"/>
    <w:rsid w:val="00331C94"/>
    <w:rsid w:val="0033594E"/>
    <w:rsid w:val="00336D75"/>
    <w:rsid w:val="003414A0"/>
    <w:rsid w:val="00343AB8"/>
    <w:rsid w:val="00343E44"/>
    <w:rsid w:val="00346E0E"/>
    <w:rsid w:val="00352468"/>
    <w:rsid w:val="0035331F"/>
    <w:rsid w:val="00354961"/>
    <w:rsid w:val="00360B2E"/>
    <w:rsid w:val="0036247C"/>
    <w:rsid w:val="0036274A"/>
    <w:rsid w:val="00363C75"/>
    <w:rsid w:val="0036570C"/>
    <w:rsid w:val="003668AE"/>
    <w:rsid w:val="00366D27"/>
    <w:rsid w:val="00371C1B"/>
    <w:rsid w:val="0037268E"/>
    <w:rsid w:val="00373DE8"/>
    <w:rsid w:val="00377914"/>
    <w:rsid w:val="00385135"/>
    <w:rsid w:val="00385452"/>
    <w:rsid w:val="00385F0A"/>
    <w:rsid w:val="0038740F"/>
    <w:rsid w:val="00391F7D"/>
    <w:rsid w:val="003A38AA"/>
    <w:rsid w:val="003A4147"/>
    <w:rsid w:val="003A4799"/>
    <w:rsid w:val="003B01E3"/>
    <w:rsid w:val="003B022B"/>
    <w:rsid w:val="003B41DD"/>
    <w:rsid w:val="003B6537"/>
    <w:rsid w:val="003B66F5"/>
    <w:rsid w:val="003B7364"/>
    <w:rsid w:val="003B79EA"/>
    <w:rsid w:val="003C043D"/>
    <w:rsid w:val="003C0634"/>
    <w:rsid w:val="003C065D"/>
    <w:rsid w:val="003C09C3"/>
    <w:rsid w:val="003C6A9A"/>
    <w:rsid w:val="003D0EA0"/>
    <w:rsid w:val="003D2703"/>
    <w:rsid w:val="003D322D"/>
    <w:rsid w:val="003D5BD0"/>
    <w:rsid w:val="003D6861"/>
    <w:rsid w:val="003E1506"/>
    <w:rsid w:val="003E2E96"/>
    <w:rsid w:val="003E4742"/>
    <w:rsid w:val="003E475A"/>
    <w:rsid w:val="003E51CA"/>
    <w:rsid w:val="003E738D"/>
    <w:rsid w:val="003F169F"/>
    <w:rsid w:val="003F3C60"/>
    <w:rsid w:val="003F44BE"/>
    <w:rsid w:val="003F5B96"/>
    <w:rsid w:val="003F6842"/>
    <w:rsid w:val="00401030"/>
    <w:rsid w:val="00401990"/>
    <w:rsid w:val="004056EC"/>
    <w:rsid w:val="00406D50"/>
    <w:rsid w:val="00410109"/>
    <w:rsid w:val="0041621A"/>
    <w:rsid w:val="00416BAE"/>
    <w:rsid w:val="0042094D"/>
    <w:rsid w:val="00427754"/>
    <w:rsid w:val="004305E4"/>
    <w:rsid w:val="004313A2"/>
    <w:rsid w:val="00431416"/>
    <w:rsid w:val="004323AD"/>
    <w:rsid w:val="00432EEB"/>
    <w:rsid w:val="00433AD9"/>
    <w:rsid w:val="00434920"/>
    <w:rsid w:val="00434ABE"/>
    <w:rsid w:val="0043790A"/>
    <w:rsid w:val="00442984"/>
    <w:rsid w:val="00443E94"/>
    <w:rsid w:val="004444F8"/>
    <w:rsid w:val="00452CBA"/>
    <w:rsid w:val="004609D9"/>
    <w:rsid w:val="00464D35"/>
    <w:rsid w:val="00467462"/>
    <w:rsid w:val="00467A49"/>
    <w:rsid w:val="004733DB"/>
    <w:rsid w:val="0047420F"/>
    <w:rsid w:val="00474835"/>
    <w:rsid w:val="00477013"/>
    <w:rsid w:val="004904B7"/>
    <w:rsid w:val="004907C6"/>
    <w:rsid w:val="00491B5D"/>
    <w:rsid w:val="00492651"/>
    <w:rsid w:val="00493A7C"/>
    <w:rsid w:val="00497A40"/>
    <w:rsid w:val="004A05DA"/>
    <w:rsid w:val="004A133A"/>
    <w:rsid w:val="004A1ACB"/>
    <w:rsid w:val="004A2C2E"/>
    <w:rsid w:val="004A48B2"/>
    <w:rsid w:val="004A6AF7"/>
    <w:rsid w:val="004B18B8"/>
    <w:rsid w:val="004C7687"/>
    <w:rsid w:val="004C79AE"/>
    <w:rsid w:val="004C7F64"/>
    <w:rsid w:val="004D00FD"/>
    <w:rsid w:val="004D0C11"/>
    <w:rsid w:val="004D2011"/>
    <w:rsid w:val="004D2DE3"/>
    <w:rsid w:val="004E30C7"/>
    <w:rsid w:val="004E3526"/>
    <w:rsid w:val="004E5122"/>
    <w:rsid w:val="004E5E87"/>
    <w:rsid w:val="004E7833"/>
    <w:rsid w:val="004F013C"/>
    <w:rsid w:val="004F0192"/>
    <w:rsid w:val="004F1253"/>
    <w:rsid w:val="004F3482"/>
    <w:rsid w:val="004F7BEB"/>
    <w:rsid w:val="00502C42"/>
    <w:rsid w:val="00506381"/>
    <w:rsid w:val="00511994"/>
    <w:rsid w:val="00514C51"/>
    <w:rsid w:val="00516C5D"/>
    <w:rsid w:val="00520D89"/>
    <w:rsid w:val="00521B8B"/>
    <w:rsid w:val="00522B61"/>
    <w:rsid w:val="00523760"/>
    <w:rsid w:val="00523BA1"/>
    <w:rsid w:val="00525077"/>
    <w:rsid w:val="00531ED9"/>
    <w:rsid w:val="00532576"/>
    <w:rsid w:val="005325E8"/>
    <w:rsid w:val="00533DAA"/>
    <w:rsid w:val="00534AA4"/>
    <w:rsid w:val="00534C9A"/>
    <w:rsid w:val="0053658A"/>
    <w:rsid w:val="00537643"/>
    <w:rsid w:val="005376A3"/>
    <w:rsid w:val="005427F2"/>
    <w:rsid w:val="005435F9"/>
    <w:rsid w:val="0054789A"/>
    <w:rsid w:val="005529F7"/>
    <w:rsid w:val="0055501F"/>
    <w:rsid w:val="00557946"/>
    <w:rsid w:val="00561772"/>
    <w:rsid w:val="0056538E"/>
    <w:rsid w:val="00570A52"/>
    <w:rsid w:val="005712A2"/>
    <w:rsid w:val="00572145"/>
    <w:rsid w:val="00573362"/>
    <w:rsid w:val="005757E7"/>
    <w:rsid w:val="00582E8F"/>
    <w:rsid w:val="005831AF"/>
    <w:rsid w:val="005855BF"/>
    <w:rsid w:val="0058655C"/>
    <w:rsid w:val="0059520E"/>
    <w:rsid w:val="0059576D"/>
    <w:rsid w:val="00595B95"/>
    <w:rsid w:val="00596547"/>
    <w:rsid w:val="005A533D"/>
    <w:rsid w:val="005A6395"/>
    <w:rsid w:val="005B38D6"/>
    <w:rsid w:val="005B6EA7"/>
    <w:rsid w:val="005C016C"/>
    <w:rsid w:val="005C088D"/>
    <w:rsid w:val="005C1BFD"/>
    <w:rsid w:val="005C2382"/>
    <w:rsid w:val="005C264F"/>
    <w:rsid w:val="005C3EB4"/>
    <w:rsid w:val="005C5B46"/>
    <w:rsid w:val="005C5B85"/>
    <w:rsid w:val="005D76C8"/>
    <w:rsid w:val="005D7761"/>
    <w:rsid w:val="005E1079"/>
    <w:rsid w:val="005E5775"/>
    <w:rsid w:val="005E666B"/>
    <w:rsid w:val="005F00B1"/>
    <w:rsid w:val="005F1040"/>
    <w:rsid w:val="005F18A5"/>
    <w:rsid w:val="005F2FDB"/>
    <w:rsid w:val="006023C2"/>
    <w:rsid w:val="00603BE3"/>
    <w:rsid w:val="00611425"/>
    <w:rsid w:val="00611C25"/>
    <w:rsid w:val="00614C28"/>
    <w:rsid w:val="00615AEC"/>
    <w:rsid w:val="006173EB"/>
    <w:rsid w:val="00622B4D"/>
    <w:rsid w:val="00630AC5"/>
    <w:rsid w:val="00630B7B"/>
    <w:rsid w:val="00633039"/>
    <w:rsid w:val="00633249"/>
    <w:rsid w:val="0063717F"/>
    <w:rsid w:val="006506A8"/>
    <w:rsid w:val="006513E0"/>
    <w:rsid w:val="0065261E"/>
    <w:rsid w:val="0065603E"/>
    <w:rsid w:val="00656F9E"/>
    <w:rsid w:val="006572F8"/>
    <w:rsid w:val="00663C25"/>
    <w:rsid w:val="00665CD3"/>
    <w:rsid w:val="00673D48"/>
    <w:rsid w:val="00676F3C"/>
    <w:rsid w:val="00677BA1"/>
    <w:rsid w:val="00682881"/>
    <w:rsid w:val="006830C2"/>
    <w:rsid w:val="006832D9"/>
    <w:rsid w:val="006866A9"/>
    <w:rsid w:val="006A2474"/>
    <w:rsid w:val="006A578E"/>
    <w:rsid w:val="006B1169"/>
    <w:rsid w:val="006B1ACD"/>
    <w:rsid w:val="006C0393"/>
    <w:rsid w:val="006C2EE8"/>
    <w:rsid w:val="006D0A71"/>
    <w:rsid w:val="006D20E9"/>
    <w:rsid w:val="006D2802"/>
    <w:rsid w:val="006D698D"/>
    <w:rsid w:val="006E61DF"/>
    <w:rsid w:val="006F27F7"/>
    <w:rsid w:val="006F4EEA"/>
    <w:rsid w:val="006F533D"/>
    <w:rsid w:val="006F5BD2"/>
    <w:rsid w:val="00700EA3"/>
    <w:rsid w:val="00702A79"/>
    <w:rsid w:val="007042AD"/>
    <w:rsid w:val="00704D3E"/>
    <w:rsid w:val="0070725B"/>
    <w:rsid w:val="007101B5"/>
    <w:rsid w:val="00710B7E"/>
    <w:rsid w:val="0071349E"/>
    <w:rsid w:val="007174D6"/>
    <w:rsid w:val="007200BB"/>
    <w:rsid w:val="00722713"/>
    <w:rsid w:val="00722AC4"/>
    <w:rsid w:val="00723E63"/>
    <w:rsid w:val="00725E40"/>
    <w:rsid w:val="00731DA3"/>
    <w:rsid w:val="00732167"/>
    <w:rsid w:val="007331B5"/>
    <w:rsid w:val="007372C4"/>
    <w:rsid w:val="007422FF"/>
    <w:rsid w:val="00745D5D"/>
    <w:rsid w:val="007462C7"/>
    <w:rsid w:val="00747DEF"/>
    <w:rsid w:val="007505BA"/>
    <w:rsid w:val="007507DF"/>
    <w:rsid w:val="00752D4B"/>
    <w:rsid w:val="00753D80"/>
    <w:rsid w:val="00754520"/>
    <w:rsid w:val="00754908"/>
    <w:rsid w:val="00754E09"/>
    <w:rsid w:val="0076062E"/>
    <w:rsid w:val="0076762D"/>
    <w:rsid w:val="00767C7C"/>
    <w:rsid w:val="00774F31"/>
    <w:rsid w:val="00775044"/>
    <w:rsid w:val="00776E98"/>
    <w:rsid w:val="00777706"/>
    <w:rsid w:val="00781BB1"/>
    <w:rsid w:val="00782315"/>
    <w:rsid w:val="007832D9"/>
    <w:rsid w:val="00784328"/>
    <w:rsid w:val="00784AF5"/>
    <w:rsid w:val="00790D26"/>
    <w:rsid w:val="0079472E"/>
    <w:rsid w:val="00795736"/>
    <w:rsid w:val="007A04DC"/>
    <w:rsid w:val="007A068E"/>
    <w:rsid w:val="007A2D6A"/>
    <w:rsid w:val="007A525C"/>
    <w:rsid w:val="007A6F83"/>
    <w:rsid w:val="007B2DC7"/>
    <w:rsid w:val="007B49B3"/>
    <w:rsid w:val="007B4C1C"/>
    <w:rsid w:val="007C424A"/>
    <w:rsid w:val="007C5987"/>
    <w:rsid w:val="007C70EF"/>
    <w:rsid w:val="007D267D"/>
    <w:rsid w:val="007D3046"/>
    <w:rsid w:val="007D3FEA"/>
    <w:rsid w:val="007E4078"/>
    <w:rsid w:val="007E7180"/>
    <w:rsid w:val="007F2A57"/>
    <w:rsid w:val="007F3C2C"/>
    <w:rsid w:val="007F3C51"/>
    <w:rsid w:val="007F4BE3"/>
    <w:rsid w:val="007F5FA7"/>
    <w:rsid w:val="00804BAA"/>
    <w:rsid w:val="00804C57"/>
    <w:rsid w:val="00804FB5"/>
    <w:rsid w:val="008110F2"/>
    <w:rsid w:val="0081118A"/>
    <w:rsid w:val="008116C0"/>
    <w:rsid w:val="00812D5F"/>
    <w:rsid w:val="0081336B"/>
    <w:rsid w:val="00817D74"/>
    <w:rsid w:val="00817F2B"/>
    <w:rsid w:val="0082039A"/>
    <w:rsid w:val="0082107F"/>
    <w:rsid w:val="008231D6"/>
    <w:rsid w:val="0082577D"/>
    <w:rsid w:val="008269C0"/>
    <w:rsid w:val="00826F32"/>
    <w:rsid w:val="00833E4F"/>
    <w:rsid w:val="00833EA5"/>
    <w:rsid w:val="00833EBB"/>
    <w:rsid w:val="00834BAF"/>
    <w:rsid w:val="00835387"/>
    <w:rsid w:val="00840750"/>
    <w:rsid w:val="00842180"/>
    <w:rsid w:val="0084303B"/>
    <w:rsid w:val="00846902"/>
    <w:rsid w:val="008475DC"/>
    <w:rsid w:val="00847E85"/>
    <w:rsid w:val="008502E7"/>
    <w:rsid w:val="00854C35"/>
    <w:rsid w:val="008608CD"/>
    <w:rsid w:val="0086494A"/>
    <w:rsid w:val="00866ECE"/>
    <w:rsid w:val="008676EF"/>
    <w:rsid w:val="00880F07"/>
    <w:rsid w:val="0088165F"/>
    <w:rsid w:val="00883BFF"/>
    <w:rsid w:val="0089279A"/>
    <w:rsid w:val="00893404"/>
    <w:rsid w:val="00897C86"/>
    <w:rsid w:val="008A1151"/>
    <w:rsid w:val="008A410C"/>
    <w:rsid w:val="008A6ABD"/>
    <w:rsid w:val="008B0162"/>
    <w:rsid w:val="008B382C"/>
    <w:rsid w:val="008B3EA8"/>
    <w:rsid w:val="008C10EA"/>
    <w:rsid w:val="008C2105"/>
    <w:rsid w:val="008D02E8"/>
    <w:rsid w:val="008D198D"/>
    <w:rsid w:val="008D2530"/>
    <w:rsid w:val="008D5094"/>
    <w:rsid w:val="008D562D"/>
    <w:rsid w:val="008D62A0"/>
    <w:rsid w:val="008D7EE5"/>
    <w:rsid w:val="008E019F"/>
    <w:rsid w:val="008E0704"/>
    <w:rsid w:val="008E2003"/>
    <w:rsid w:val="008E22AB"/>
    <w:rsid w:val="008E2FE1"/>
    <w:rsid w:val="008F2E2F"/>
    <w:rsid w:val="008F66B7"/>
    <w:rsid w:val="008F69AB"/>
    <w:rsid w:val="00903434"/>
    <w:rsid w:val="00906150"/>
    <w:rsid w:val="00906544"/>
    <w:rsid w:val="00907839"/>
    <w:rsid w:val="00907E33"/>
    <w:rsid w:val="00914770"/>
    <w:rsid w:val="009155E8"/>
    <w:rsid w:val="00926315"/>
    <w:rsid w:val="00931485"/>
    <w:rsid w:val="00932B42"/>
    <w:rsid w:val="00933D49"/>
    <w:rsid w:val="009348DB"/>
    <w:rsid w:val="00934CCF"/>
    <w:rsid w:val="00934EE5"/>
    <w:rsid w:val="00940690"/>
    <w:rsid w:val="00940B84"/>
    <w:rsid w:val="00941A2E"/>
    <w:rsid w:val="00945F18"/>
    <w:rsid w:val="0094614E"/>
    <w:rsid w:val="0095348F"/>
    <w:rsid w:val="00954A19"/>
    <w:rsid w:val="00956931"/>
    <w:rsid w:val="0096265B"/>
    <w:rsid w:val="00964CC0"/>
    <w:rsid w:val="009712A4"/>
    <w:rsid w:val="00971B5F"/>
    <w:rsid w:val="00973EF0"/>
    <w:rsid w:val="009752BF"/>
    <w:rsid w:val="00977021"/>
    <w:rsid w:val="0098138C"/>
    <w:rsid w:val="0098230F"/>
    <w:rsid w:val="00984688"/>
    <w:rsid w:val="00985EDF"/>
    <w:rsid w:val="00987990"/>
    <w:rsid w:val="00990663"/>
    <w:rsid w:val="0099298C"/>
    <w:rsid w:val="0099478E"/>
    <w:rsid w:val="00996251"/>
    <w:rsid w:val="009A06ED"/>
    <w:rsid w:val="009A0D22"/>
    <w:rsid w:val="009A4AF8"/>
    <w:rsid w:val="009A54A5"/>
    <w:rsid w:val="009A583B"/>
    <w:rsid w:val="009B0A78"/>
    <w:rsid w:val="009B21BF"/>
    <w:rsid w:val="009B2518"/>
    <w:rsid w:val="009B2C06"/>
    <w:rsid w:val="009B6EBB"/>
    <w:rsid w:val="009B6F6E"/>
    <w:rsid w:val="009C5B95"/>
    <w:rsid w:val="009D3762"/>
    <w:rsid w:val="009D4E1E"/>
    <w:rsid w:val="009E0835"/>
    <w:rsid w:val="009E196C"/>
    <w:rsid w:val="009E7E77"/>
    <w:rsid w:val="009F1243"/>
    <w:rsid w:val="009F1B3F"/>
    <w:rsid w:val="009F2722"/>
    <w:rsid w:val="009F462E"/>
    <w:rsid w:val="009F7B7E"/>
    <w:rsid w:val="00A0344C"/>
    <w:rsid w:val="00A03BFF"/>
    <w:rsid w:val="00A03E2E"/>
    <w:rsid w:val="00A0514E"/>
    <w:rsid w:val="00A0697A"/>
    <w:rsid w:val="00A07E31"/>
    <w:rsid w:val="00A10A64"/>
    <w:rsid w:val="00A10DCD"/>
    <w:rsid w:val="00A12EDD"/>
    <w:rsid w:val="00A13038"/>
    <w:rsid w:val="00A156EC"/>
    <w:rsid w:val="00A211C7"/>
    <w:rsid w:val="00A2369F"/>
    <w:rsid w:val="00A23BBE"/>
    <w:rsid w:val="00A25299"/>
    <w:rsid w:val="00A25984"/>
    <w:rsid w:val="00A262C9"/>
    <w:rsid w:val="00A26984"/>
    <w:rsid w:val="00A30BA5"/>
    <w:rsid w:val="00A3389D"/>
    <w:rsid w:val="00A41B39"/>
    <w:rsid w:val="00A423B6"/>
    <w:rsid w:val="00A44304"/>
    <w:rsid w:val="00A45799"/>
    <w:rsid w:val="00A50B8F"/>
    <w:rsid w:val="00A546F0"/>
    <w:rsid w:val="00A60B24"/>
    <w:rsid w:val="00A6177E"/>
    <w:rsid w:val="00A619ED"/>
    <w:rsid w:val="00A622C0"/>
    <w:rsid w:val="00A657A1"/>
    <w:rsid w:val="00A714C4"/>
    <w:rsid w:val="00A72E1B"/>
    <w:rsid w:val="00A73732"/>
    <w:rsid w:val="00A7561F"/>
    <w:rsid w:val="00A75653"/>
    <w:rsid w:val="00A766FC"/>
    <w:rsid w:val="00A81897"/>
    <w:rsid w:val="00A84E96"/>
    <w:rsid w:val="00A85FF0"/>
    <w:rsid w:val="00A86B14"/>
    <w:rsid w:val="00A904FD"/>
    <w:rsid w:val="00A92349"/>
    <w:rsid w:val="00A932A4"/>
    <w:rsid w:val="00A93872"/>
    <w:rsid w:val="00A9483A"/>
    <w:rsid w:val="00A94BBF"/>
    <w:rsid w:val="00AA32BE"/>
    <w:rsid w:val="00AA50B0"/>
    <w:rsid w:val="00AA58C6"/>
    <w:rsid w:val="00AA705C"/>
    <w:rsid w:val="00AB1945"/>
    <w:rsid w:val="00AB2798"/>
    <w:rsid w:val="00AB340A"/>
    <w:rsid w:val="00AB4060"/>
    <w:rsid w:val="00AB4F1C"/>
    <w:rsid w:val="00AB6EE2"/>
    <w:rsid w:val="00AC5E08"/>
    <w:rsid w:val="00AD0578"/>
    <w:rsid w:val="00AD0A7D"/>
    <w:rsid w:val="00AD1018"/>
    <w:rsid w:val="00AD1228"/>
    <w:rsid w:val="00AD14EB"/>
    <w:rsid w:val="00AD2D6F"/>
    <w:rsid w:val="00AD7907"/>
    <w:rsid w:val="00AE125C"/>
    <w:rsid w:val="00AE2A75"/>
    <w:rsid w:val="00AE4C70"/>
    <w:rsid w:val="00AE5296"/>
    <w:rsid w:val="00AE58C0"/>
    <w:rsid w:val="00AF2A5F"/>
    <w:rsid w:val="00AF2BB1"/>
    <w:rsid w:val="00AF332F"/>
    <w:rsid w:val="00AF3583"/>
    <w:rsid w:val="00AF39A6"/>
    <w:rsid w:val="00B00F2C"/>
    <w:rsid w:val="00B0591A"/>
    <w:rsid w:val="00B1016E"/>
    <w:rsid w:val="00B128C4"/>
    <w:rsid w:val="00B139CA"/>
    <w:rsid w:val="00B13BD5"/>
    <w:rsid w:val="00B1460A"/>
    <w:rsid w:val="00B14838"/>
    <w:rsid w:val="00B14C23"/>
    <w:rsid w:val="00B1617A"/>
    <w:rsid w:val="00B20C6F"/>
    <w:rsid w:val="00B23440"/>
    <w:rsid w:val="00B25E37"/>
    <w:rsid w:val="00B26CA7"/>
    <w:rsid w:val="00B278E6"/>
    <w:rsid w:val="00B31049"/>
    <w:rsid w:val="00B404F6"/>
    <w:rsid w:val="00B44316"/>
    <w:rsid w:val="00B46449"/>
    <w:rsid w:val="00B5187B"/>
    <w:rsid w:val="00B575CF"/>
    <w:rsid w:val="00B575DA"/>
    <w:rsid w:val="00B6313B"/>
    <w:rsid w:val="00B71E1A"/>
    <w:rsid w:val="00B74698"/>
    <w:rsid w:val="00B83DE3"/>
    <w:rsid w:val="00B93415"/>
    <w:rsid w:val="00B93AEE"/>
    <w:rsid w:val="00B96519"/>
    <w:rsid w:val="00BA0EFF"/>
    <w:rsid w:val="00BA2C1D"/>
    <w:rsid w:val="00BA34FF"/>
    <w:rsid w:val="00BA412E"/>
    <w:rsid w:val="00BA5C84"/>
    <w:rsid w:val="00BB0FB4"/>
    <w:rsid w:val="00BB29FA"/>
    <w:rsid w:val="00BB31BD"/>
    <w:rsid w:val="00BB68C3"/>
    <w:rsid w:val="00BC2635"/>
    <w:rsid w:val="00BC4794"/>
    <w:rsid w:val="00BC48D8"/>
    <w:rsid w:val="00BC675E"/>
    <w:rsid w:val="00BD41D5"/>
    <w:rsid w:val="00BD65B4"/>
    <w:rsid w:val="00BF2044"/>
    <w:rsid w:val="00BF234E"/>
    <w:rsid w:val="00BF3A45"/>
    <w:rsid w:val="00BF68F4"/>
    <w:rsid w:val="00BF7AD5"/>
    <w:rsid w:val="00BF7F85"/>
    <w:rsid w:val="00C00504"/>
    <w:rsid w:val="00C00CFD"/>
    <w:rsid w:val="00C0424F"/>
    <w:rsid w:val="00C05FEC"/>
    <w:rsid w:val="00C07B59"/>
    <w:rsid w:val="00C11D6F"/>
    <w:rsid w:val="00C125A1"/>
    <w:rsid w:val="00C129B4"/>
    <w:rsid w:val="00C2097B"/>
    <w:rsid w:val="00C2477A"/>
    <w:rsid w:val="00C257F3"/>
    <w:rsid w:val="00C25C44"/>
    <w:rsid w:val="00C2721E"/>
    <w:rsid w:val="00C27C42"/>
    <w:rsid w:val="00C30A5A"/>
    <w:rsid w:val="00C30BB0"/>
    <w:rsid w:val="00C310BC"/>
    <w:rsid w:val="00C3177F"/>
    <w:rsid w:val="00C32BF2"/>
    <w:rsid w:val="00C32E99"/>
    <w:rsid w:val="00C33D13"/>
    <w:rsid w:val="00C33DB2"/>
    <w:rsid w:val="00C3517B"/>
    <w:rsid w:val="00C36836"/>
    <w:rsid w:val="00C37000"/>
    <w:rsid w:val="00C40811"/>
    <w:rsid w:val="00C40F34"/>
    <w:rsid w:val="00C44936"/>
    <w:rsid w:val="00C460A4"/>
    <w:rsid w:val="00C470D3"/>
    <w:rsid w:val="00C51C71"/>
    <w:rsid w:val="00C54632"/>
    <w:rsid w:val="00C62406"/>
    <w:rsid w:val="00C6377B"/>
    <w:rsid w:val="00C73CED"/>
    <w:rsid w:val="00C7442E"/>
    <w:rsid w:val="00C83CD7"/>
    <w:rsid w:val="00C871A7"/>
    <w:rsid w:val="00C909C8"/>
    <w:rsid w:val="00CA2862"/>
    <w:rsid w:val="00CA483D"/>
    <w:rsid w:val="00CA62D7"/>
    <w:rsid w:val="00CA6643"/>
    <w:rsid w:val="00CA7031"/>
    <w:rsid w:val="00CB0CF8"/>
    <w:rsid w:val="00CB1767"/>
    <w:rsid w:val="00CB32CF"/>
    <w:rsid w:val="00CB338E"/>
    <w:rsid w:val="00CB5912"/>
    <w:rsid w:val="00CB6D47"/>
    <w:rsid w:val="00CC5838"/>
    <w:rsid w:val="00CC5C5F"/>
    <w:rsid w:val="00CC6474"/>
    <w:rsid w:val="00CC7B62"/>
    <w:rsid w:val="00CD044F"/>
    <w:rsid w:val="00CD23E2"/>
    <w:rsid w:val="00CD27C1"/>
    <w:rsid w:val="00CD374A"/>
    <w:rsid w:val="00CD3AA2"/>
    <w:rsid w:val="00CE0468"/>
    <w:rsid w:val="00CE04A2"/>
    <w:rsid w:val="00CE5A12"/>
    <w:rsid w:val="00CE5A88"/>
    <w:rsid w:val="00CF27EB"/>
    <w:rsid w:val="00CF3C83"/>
    <w:rsid w:val="00CF75F2"/>
    <w:rsid w:val="00CF79DD"/>
    <w:rsid w:val="00D00A17"/>
    <w:rsid w:val="00D01F28"/>
    <w:rsid w:val="00D0281C"/>
    <w:rsid w:val="00D029F0"/>
    <w:rsid w:val="00D0316B"/>
    <w:rsid w:val="00D041D9"/>
    <w:rsid w:val="00D056A8"/>
    <w:rsid w:val="00D06265"/>
    <w:rsid w:val="00D10BD8"/>
    <w:rsid w:val="00D14D3C"/>
    <w:rsid w:val="00D17A70"/>
    <w:rsid w:val="00D17D93"/>
    <w:rsid w:val="00D20F54"/>
    <w:rsid w:val="00D22DC0"/>
    <w:rsid w:val="00D230E6"/>
    <w:rsid w:val="00D245FA"/>
    <w:rsid w:val="00D278B2"/>
    <w:rsid w:val="00D31ED3"/>
    <w:rsid w:val="00D44656"/>
    <w:rsid w:val="00D452E9"/>
    <w:rsid w:val="00D478BD"/>
    <w:rsid w:val="00D503CB"/>
    <w:rsid w:val="00D521C3"/>
    <w:rsid w:val="00D56961"/>
    <w:rsid w:val="00D62E38"/>
    <w:rsid w:val="00D63494"/>
    <w:rsid w:val="00D653E2"/>
    <w:rsid w:val="00D66AA0"/>
    <w:rsid w:val="00D703C8"/>
    <w:rsid w:val="00D725C7"/>
    <w:rsid w:val="00D74AFA"/>
    <w:rsid w:val="00D74B5D"/>
    <w:rsid w:val="00D75B5B"/>
    <w:rsid w:val="00D76726"/>
    <w:rsid w:val="00D80272"/>
    <w:rsid w:val="00D8119D"/>
    <w:rsid w:val="00D81C11"/>
    <w:rsid w:val="00D81DAE"/>
    <w:rsid w:val="00D87258"/>
    <w:rsid w:val="00DA01B6"/>
    <w:rsid w:val="00DA2BCF"/>
    <w:rsid w:val="00DA4726"/>
    <w:rsid w:val="00DB1D79"/>
    <w:rsid w:val="00DB57E9"/>
    <w:rsid w:val="00DB5B24"/>
    <w:rsid w:val="00DB6B72"/>
    <w:rsid w:val="00DB79BA"/>
    <w:rsid w:val="00DC326B"/>
    <w:rsid w:val="00DD0D95"/>
    <w:rsid w:val="00DD163E"/>
    <w:rsid w:val="00DD630A"/>
    <w:rsid w:val="00DD67AA"/>
    <w:rsid w:val="00DE5844"/>
    <w:rsid w:val="00DE740E"/>
    <w:rsid w:val="00DF21AC"/>
    <w:rsid w:val="00DF2565"/>
    <w:rsid w:val="00DF4AF6"/>
    <w:rsid w:val="00DF737D"/>
    <w:rsid w:val="00DF7D94"/>
    <w:rsid w:val="00E0236C"/>
    <w:rsid w:val="00E07FA4"/>
    <w:rsid w:val="00E10231"/>
    <w:rsid w:val="00E13E83"/>
    <w:rsid w:val="00E27C40"/>
    <w:rsid w:val="00E321D2"/>
    <w:rsid w:val="00E42BDE"/>
    <w:rsid w:val="00E45CA7"/>
    <w:rsid w:val="00E46E8B"/>
    <w:rsid w:val="00E504D5"/>
    <w:rsid w:val="00E51DCB"/>
    <w:rsid w:val="00E5340B"/>
    <w:rsid w:val="00E54AAA"/>
    <w:rsid w:val="00E56BAC"/>
    <w:rsid w:val="00E574B4"/>
    <w:rsid w:val="00E6076F"/>
    <w:rsid w:val="00E61A34"/>
    <w:rsid w:val="00E62E5D"/>
    <w:rsid w:val="00E63A60"/>
    <w:rsid w:val="00E6676E"/>
    <w:rsid w:val="00E66E02"/>
    <w:rsid w:val="00E71830"/>
    <w:rsid w:val="00E73D84"/>
    <w:rsid w:val="00E741E0"/>
    <w:rsid w:val="00E7677A"/>
    <w:rsid w:val="00E76B78"/>
    <w:rsid w:val="00E77F80"/>
    <w:rsid w:val="00E85617"/>
    <w:rsid w:val="00E86C66"/>
    <w:rsid w:val="00E904EE"/>
    <w:rsid w:val="00E90E33"/>
    <w:rsid w:val="00E943AD"/>
    <w:rsid w:val="00E952EC"/>
    <w:rsid w:val="00E96018"/>
    <w:rsid w:val="00E973A4"/>
    <w:rsid w:val="00EA17E7"/>
    <w:rsid w:val="00EA21CB"/>
    <w:rsid w:val="00EA38DF"/>
    <w:rsid w:val="00EA5465"/>
    <w:rsid w:val="00EA6E2E"/>
    <w:rsid w:val="00EA7B45"/>
    <w:rsid w:val="00EB29C6"/>
    <w:rsid w:val="00EB5E69"/>
    <w:rsid w:val="00EC058F"/>
    <w:rsid w:val="00EC4106"/>
    <w:rsid w:val="00EC558E"/>
    <w:rsid w:val="00EC7B76"/>
    <w:rsid w:val="00ED0F41"/>
    <w:rsid w:val="00ED1308"/>
    <w:rsid w:val="00ED38E6"/>
    <w:rsid w:val="00ED4180"/>
    <w:rsid w:val="00ED4495"/>
    <w:rsid w:val="00EE6811"/>
    <w:rsid w:val="00EF1697"/>
    <w:rsid w:val="00EF38B5"/>
    <w:rsid w:val="00EF3D4E"/>
    <w:rsid w:val="00EF64E4"/>
    <w:rsid w:val="00EF666B"/>
    <w:rsid w:val="00F154CC"/>
    <w:rsid w:val="00F20CB0"/>
    <w:rsid w:val="00F20E34"/>
    <w:rsid w:val="00F2277C"/>
    <w:rsid w:val="00F26F6A"/>
    <w:rsid w:val="00F300E8"/>
    <w:rsid w:val="00F30908"/>
    <w:rsid w:val="00F35C61"/>
    <w:rsid w:val="00F37F2A"/>
    <w:rsid w:val="00F419B7"/>
    <w:rsid w:val="00F458E4"/>
    <w:rsid w:val="00F45909"/>
    <w:rsid w:val="00F46C28"/>
    <w:rsid w:val="00F46DEB"/>
    <w:rsid w:val="00F534ED"/>
    <w:rsid w:val="00F56E5E"/>
    <w:rsid w:val="00F632C5"/>
    <w:rsid w:val="00F714DC"/>
    <w:rsid w:val="00F73EBF"/>
    <w:rsid w:val="00F74A33"/>
    <w:rsid w:val="00F81501"/>
    <w:rsid w:val="00F81753"/>
    <w:rsid w:val="00F85ED5"/>
    <w:rsid w:val="00F87645"/>
    <w:rsid w:val="00F904F2"/>
    <w:rsid w:val="00F940E4"/>
    <w:rsid w:val="00F95823"/>
    <w:rsid w:val="00F95E4A"/>
    <w:rsid w:val="00FA60C3"/>
    <w:rsid w:val="00FB0129"/>
    <w:rsid w:val="00FC25F5"/>
    <w:rsid w:val="00FC3C83"/>
    <w:rsid w:val="00FD006D"/>
    <w:rsid w:val="00FD2B1B"/>
    <w:rsid w:val="00FD667C"/>
    <w:rsid w:val="00FE3E3A"/>
    <w:rsid w:val="00FE4E9C"/>
    <w:rsid w:val="00FF44FB"/>
    <w:rsid w:val="00FF579C"/>
    <w:rsid w:val="00FF5B1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A60EF7"/>
  <w15:chartTrackingRefBased/>
  <w15:docId w15:val="{2E164913-C7D3-4790-89AC-0A60B9F47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4CC0"/>
    <w:pPr>
      <w:jc w:val="both"/>
    </w:pPr>
    <w:rPr>
      <w:rFonts w:ascii="Arial" w:hAnsi="Arial"/>
      <w:lang w:eastAsia="ja-JP"/>
    </w:rPr>
  </w:style>
  <w:style w:type="paragraph" w:styleId="Heading1">
    <w:name w:val="heading 1"/>
    <w:basedOn w:val="Normal"/>
    <w:next w:val="Normal"/>
    <w:link w:val="Heading1Char"/>
    <w:uiPriority w:val="9"/>
    <w:qFormat/>
    <w:rsid w:val="00964C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1617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64CC0"/>
    <w:rPr>
      <w:color w:val="0000FF"/>
      <w:u w:val="single"/>
    </w:rPr>
  </w:style>
  <w:style w:type="paragraph" w:styleId="TOC1">
    <w:name w:val="toc 1"/>
    <w:basedOn w:val="Normal"/>
    <w:next w:val="Normal"/>
    <w:autoRedefine/>
    <w:uiPriority w:val="39"/>
    <w:unhideWhenUsed/>
    <w:rsid w:val="00964CC0"/>
    <w:pPr>
      <w:spacing w:after="100"/>
    </w:pPr>
    <w:rPr>
      <w:b/>
      <w:caps/>
      <w:sz w:val="24"/>
    </w:rPr>
  </w:style>
  <w:style w:type="paragraph" w:styleId="TOC2">
    <w:name w:val="toc 2"/>
    <w:basedOn w:val="Normal"/>
    <w:next w:val="Normal"/>
    <w:autoRedefine/>
    <w:uiPriority w:val="39"/>
    <w:unhideWhenUsed/>
    <w:rsid w:val="00964CC0"/>
    <w:pPr>
      <w:spacing w:after="100"/>
      <w:ind w:left="220"/>
    </w:pPr>
    <w:rPr>
      <w:caps/>
    </w:rPr>
  </w:style>
  <w:style w:type="paragraph" w:styleId="TOC3">
    <w:name w:val="toc 3"/>
    <w:basedOn w:val="Normal"/>
    <w:next w:val="Normal"/>
    <w:autoRedefine/>
    <w:uiPriority w:val="39"/>
    <w:unhideWhenUsed/>
    <w:rsid w:val="00964CC0"/>
    <w:pPr>
      <w:spacing w:after="100"/>
      <w:ind w:left="440"/>
    </w:pPr>
    <w:rPr>
      <w:caps/>
      <w:sz w:val="20"/>
    </w:rPr>
  </w:style>
  <w:style w:type="character" w:customStyle="1" w:styleId="Heading1Char">
    <w:name w:val="Heading 1 Char"/>
    <w:basedOn w:val="DefaultParagraphFont"/>
    <w:link w:val="Heading1"/>
    <w:uiPriority w:val="9"/>
    <w:rsid w:val="00964CC0"/>
    <w:rPr>
      <w:rFonts w:asciiTheme="majorHAnsi" w:eastAsiaTheme="majorEastAsia" w:hAnsiTheme="majorHAnsi" w:cstheme="majorBidi"/>
      <w:color w:val="2F5496" w:themeColor="accent1" w:themeShade="BF"/>
      <w:sz w:val="32"/>
      <w:szCs w:val="32"/>
      <w:lang w:eastAsia="ja-JP"/>
    </w:rPr>
  </w:style>
  <w:style w:type="paragraph" w:customStyle="1" w:styleId="Head1">
    <w:name w:val="Head1"/>
    <w:basedOn w:val="ListParagraph"/>
    <w:autoRedefine/>
    <w:qFormat/>
    <w:rsid w:val="00964CC0"/>
    <w:pPr>
      <w:numPr>
        <w:numId w:val="1"/>
      </w:numPr>
      <w:pBdr>
        <w:bottom w:val="single" w:sz="6" w:space="1" w:color="auto"/>
      </w:pBdr>
      <w:spacing w:before="240" w:after="400"/>
      <w:ind w:left="709" w:hanging="709"/>
    </w:pPr>
    <w:rPr>
      <w:b/>
      <w:caps/>
      <w:sz w:val="32"/>
      <w:szCs w:val="32"/>
    </w:rPr>
  </w:style>
  <w:style w:type="paragraph" w:customStyle="1" w:styleId="Head2">
    <w:name w:val="Head2"/>
    <w:basedOn w:val="ListParagraph"/>
    <w:qFormat/>
    <w:rsid w:val="00964CC0"/>
    <w:pPr>
      <w:numPr>
        <w:ilvl w:val="1"/>
        <w:numId w:val="1"/>
      </w:numPr>
      <w:spacing w:before="120" w:after="280"/>
      <w:ind w:left="709" w:hanging="715"/>
    </w:pPr>
    <w:rPr>
      <w:b/>
      <w:caps/>
      <w:sz w:val="28"/>
      <w:szCs w:val="28"/>
    </w:rPr>
  </w:style>
  <w:style w:type="paragraph" w:styleId="ListParagraph">
    <w:name w:val="List Paragraph"/>
    <w:basedOn w:val="Normal"/>
    <w:uiPriority w:val="34"/>
    <w:qFormat/>
    <w:rsid w:val="00964CC0"/>
    <w:pPr>
      <w:ind w:left="720"/>
      <w:contextualSpacing/>
    </w:pPr>
  </w:style>
  <w:style w:type="paragraph" w:customStyle="1" w:styleId="Head3">
    <w:name w:val="Head3"/>
    <w:basedOn w:val="Head2"/>
    <w:qFormat/>
    <w:rsid w:val="009A06ED"/>
  </w:style>
  <w:style w:type="paragraph" w:styleId="Header">
    <w:name w:val="header"/>
    <w:basedOn w:val="Normal"/>
    <w:link w:val="HeaderChar"/>
    <w:uiPriority w:val="99"/>
    <w:unhideWhenUsed/>
    <w:rsid w:val="00E07F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7FA4"/>
    <w:rPr>
      <w:rFonts w:ascii="Arial" w:hAnsi="Arial"/>
      <w:lang w:eastAsia="ja-JP"/>
    </w:rPr>
  </w:style>
  <w:style w:type="paragraph" w:styleId="Footer">
    <w:name w:val="footer"/>
    <w:basedOn w:val="Normal"/>
    <w:link w:val="FooterChar"/>
    <w:uiPriority w:val="99"/>
    <w:unhideWhenUsed/>
    <w:rsid w:val="00E07F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7FA4"/>
    <w:rPr>
      <w:rFonts w:ascii="Arial" w:hAnsi="Arial"/>
      <w:lang w:eastAsia="ja-JP"/>
    </w:rPr>
  </w:style>
  <w:style w:type="paragraph" w:styleId="FootnoteText">
    <w:name w:val="footnote text"/>
    <w:basedOn w:val="Normal"/>
    <w:link w:val="FootnoteTextChar"/>
    <w:uiPriority w:val="99"/>
    <w:semiHidden/>
    <w:unhideWhenUsed/>
    <w:rsid w:val="00E07FA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07FA4"/>
    <w:rPr>
      <w:rFonts w:ascii="Arial" w:hAnsi="Arial"/>
      <w:sz w:val="20"/>
      <w:szCs w:val="20"/>
      <w:lang w:eastAsia="ja-JP"/>
    </w:rPr>
  </w:style>
  <w:style w:type="character" w:styleId="FootnoteReference">
    <w:name w:val="footnote reference"/>
    <w:basedOn w:val="DefaultParagraphFont"/>
    <w:uiPriority w:val="99"/>
    <w:semiHidden/>
    <w:unhideWhenUsed/>
    <w:rsid w:val="00E07FA4"/>
    <w:rPr>
      <w:vertAlign w:val="superscript"/>
    </w:rPr>
  </w:style>
  <w:style w:type="paragraph" w:styleId="Caption">
    <w:name w:val="caption"/>
    <w:basedOn w:val="Normal"/>
    <w:next w:val="Normal"/>
    <w:uiPriority w:val="35"/>
    <w:unhideWhenUsed/>
    <w:qFormat/>
    <w:rsid w:val="00360B2E"/>
    <w:pPr>
      <w:spacing w:after="200" w:line="240" w:lineRule="auto"/>
    </w:pPr>
    <w:rPr>
      <w:i/>
      <w:iCs/>
      <w:color w:val="44546A" w:themeColor="text2"/>
      <w:sz w:val="18"/>
      <w:szCs w:val="18"/>
    </w:rPr>
  </w:style>
  <w:style w:type="paragraph" w:styleId="NormalWeb">
    <w:name w:val="Normal (Web)"/>
    <w:basedOn w:val="Normal"/>
    <w:uiPriority w:val="99"/>
    <w:unhideWhenUsed/>
    <w:rsid w:val="00A07E31"/>
    <w:pPr>
      <w:spacing w:before="100" w:beforeAutospacing="1" w:after="100" w:afterAutospacing="1" w:line="240" w:lineRule="auto"/>
      <w:jc w:val="left"/>
    </w:pPr>
    <w:rPr>
      <w:rFonts w:ascii="Times New Roman" w:eastAsia="Times New Roman" w:hAnsi="Times New Roman" w:cs="Times New Roman"/>
      <w:sz w:val="24"/>
      <w:szCs w:val="24"/>
      <w:lang w:eastAsia="zh-CN"/>
    </w:rPr>
  </w:style>
  <w:style w:type="paragraph" w:styleId="NoSpacing">
    <w:name w:val="No Spacing"/>
    <w:link w:val="NoSpacingChar"/>
    <w:uiPriority w:val="1"/>
    <w:qFormat/>
    <w:rsid w:val="0076062E"/>
    <w:pPr>
      <w:spacing w:after="0" w:line="240" w:lineRule="auto"/>
    </w:pPr>
    <w:rPr>
      <w:lang w:val="en-US" w:eastAsia="en-US"/>
    </w:rPr>
  </w:style>
  <w:style w:type="character" w:customStyle="1" w:styleId="NoSpacingChar">
    <w:name w:val="No Spacing Char"/>
    <w:basedOn w:val="DefaultParagraphFont"/>
    <w:link w:val="NoSpacing"/>
    <w:uiPriority w:val="1"/>
    <w:rsid w:val="0076062E"/>
    <w:rPr>
      <w:lang w:val="en-US" w:eastAsia="en-US"/>
    </w:rPr>
  </w:style>
  <w:style w:type="table" w:styleId="TableGrid">
    <w:name w:val="Table Grid"/>
    <w:basedOn w:val="TableNormal"/>
    <w:rsid w:val="000735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B1617A"/>
    <w:rPr>
      <w:rFonts w:asciiTheme="majorHAnsi" w:eastAsiaTheme="majorEastAsia" w:hAnsiTheme="majorHAnsi" w:cstheme="majorBidi"/>
      <w:color w:val="1F3763" w:themeColor="accent1" w:themeShade="7F"/>
      <w:sz w:val="24"/>
      <w:szCs w:val="24"/>
      <w:lang w:eastAsia="ja-JP"/>
    </w:rPr>
  </w:style>
  <w:style w:type="character" w:styleId="FollowedHyperlink">
    <w:name w:val="FollowedHyperlink"/>
    <w:basedOn w:val="DefaultParagraphFont"/>
    <w:uiPriority w:val="99"/>
    <w:semiHidden/>
    <w:unhideWhenUsed/>
    <w:rsid w:val="00EC7B76"/>
    <w:rPr>
      <w:color w:val="954F72" w:themeColor="followedHyperlink"/>
      <w:u w:val="single"/>
    </w:rPr>
  </w:style>
  <w:style w:type="character" w:styleId="Emphasis">
    <w:name w:val="Emphasis"/>
    <w:basedOn w:val="DefaultParagraphFont"/>
    <w:uiPriority w:val="20"/>
    <w:qFormat/>
    <w:rsid w:val="00B71E1A"/>
    <w:rPr>
      <w:i/>
      <w:iCs/>
    </w:rPr>
  </w:style>
  <w:style w:type="character" w:styleId="UnresolvedMention">
    <w:name w:val="Unresolved Mention"/>
    <w:basedOn w:val="DefaultParagraphFont"/>
    <w:uiPriority w:val="99"/>
    <w:semiHidden/>
    <w:unhideWhenUsed/>
    <w:rsid w:val="0059576D"/>
    <w:rPr>
      <w:color w:val="605E5C"/>
      <w:shd w:val="clear" w:color="auto" w:fill="E1DFDD"/>
    </w:rPr>
  </w:style>
  <w:style w:type="character" w:styleId="Strong">
    <w:name w:val="Strong"/>
    <w:basedOn w:val="DefaultParagraphFont"/>
    <w:uiPriority w:val="22"/>
    <w:qFormat/>
    <w:rsid w:val="00BA5C84"/>
    <w:rPr>
      <w:b/>
      <w:bCs/>
    </w:rPr>
  </w:style>
  <w:style w:type="character" w:styleId="HTMLCode">
    <w:name w:val="HTML Code"/>
    <w:basedOn w:val="DefaultParagraphFont"/>
    <w:uiPriority w:val="99"/>
    <w:semiHidden/>
    <w:unhideWhenUsed/>
    <w:rsid w:val="00E321D2"/>
    <w:rPr>
      <w:rFonts w:ascii="Courier New" w:eastAsia="Times New Roman" w:hAnsi="Courier New" w:cs="Courier New"/>
      <w:sz w:val="20"/>
      <w:szCs w:val="20"/>
    </w:rPr>
  </w:style>
  <w:style w:type="table" w:styleId="GridTable4">
    <w:name w:val="Grid Table 4"/>
    <w:basedOn w:val="TableNormal"/>
    <w:uiPriority w:val="49"/>
    <w:rsid w:val="003E51C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933317">
      <w:bodyDiv w:val="1"/>
      <w:marLeft w:val="0"/>
      <w:marRight w:val="0"/>
      <w:marTop w:val="0"/>
      <w:marBottom w:val="0"/>
      <w:divBdr>
        <w:top w:val="none" w:sz="0" w:space="0" w:color="auto"/>
        <w:left w:val="none" w:sz="0" w:space="0" w:color="auto"/>
        <w:bottom w:val="none" w:sz="0" w:space="0" w:color="auto"/>
        <w:right w:val="none" w:sz="0" w:space="0" w:color="auto"/>
      </w:divBdr>
    </w:div>
    <w:div w:id="215168800">
      <w:bodyDiv w:val="1"/>
      <w:marLeft w:val="0"/>
      <w:marRight w:val="0"/>
      <w:marTop w:val="0"/>
      <w:marBottom w:val="0"/>
      <w:divBdr>
        <w:top w:val="none" w:sz="0" w:space="0" w:color="auto"/>
        <w:left w:val="none" w:sz="0" w:space="0" w:color="auto"/>
        <w:bottom w:val="none" w:sz="0" w:space="0" w:color="auto"/>
        <w:right w:val="none" w:sz="0" w:space="0" w:color="auto"/>
      </w:divBdr>
    </w:div>
    <w:div w:id="328557616">
      <w:bodyDiv w:val="1"/>
      <w:marLeft w:val="0"/>
      <w:marRight w:val="0"/>
      <w:marTop w:val="0"/>
      <w:marBottom w:val="0"/>
      <w:divBdr>
        <w:top w:val="none" w:sz="0" w:space="0" w:color="auto"/>
        <w:left w:val="none" w:sz="0" w:space="0" w:color="auto"/>
        <w:bottom w:val="none" w:sz="0" w:space="0" w:color="auto"/>
        <w:right w:val="none" w:sz="0" w:space="0" w:color="auto"/>
      </w:divBdr>
    </w:div>
    <w:div w:id="367723336">
      <w:bodyDiv w:val="1"/>
      <w:marLeft w:val="0"/>
      <w:marRight w:val="0"/>
      <w:marTop w:val="0"/>
      <w:marBottom w:val="0"/>
      <w:divBdr>
        <w:top w:val="none" w:sz="0" w:space="0" w:color="auto"/>
        <w:left w:val="none" w:sz="0" w:space="0" w:color="auto"/>
        <w:bottom w:val="none" w:sz="0" w:space="0" w:color="auto"/>
        <w:right w:val="none" w:sz="0" w:space="0" w:color="auto"/>
      </w:divBdr>
    </w:div>
    <w:div w:id="502360261">
      <w:bodyDiv w:val="1"/>
      <w:marLeft w:val="0"/>
      <w:marRight w:val="0"/>
      <w:marTop w:val="0"/>
      <w:marBottom w:val="0"/>
      <w:divBdr>
        <w:top w:val="none" w:sz="0" w:space="0" w:color="auto"/>
        <w:left w:val="none" w:sz="0" w:space="0" w:color="auto"/>
        <w:bottom w:val="none" w:sz="0" w:space="0" w:color="auto"/>
        <w:right w:val="none" w:sz="0" w:space="0" w:color="auto"/>
      </w:divBdr>
    </w:div>
    <w:div w:id="582447454">
      <w:bodyDiv w:val="1"/>
      <w:marLeft w:val="0"/>
      <w:marRight w:val="0"/>
      <w:marTop w:val="0"/>
      <w:marBottom w:val="0"/>
      <w:divBdr>
        <w:top w:val="none" w:sz="0" w:space="0" w:color="auto"/>
        <w:left w:val="none" w:sz="0" w:space="0" w:color="auto"/>
        <w:bottom w:val="none" w:sz="0" w:space="0" w:color="auto"/>
        <w:right w:val="none" w:sz="0" w:space="0" w:color="auto"/>
      </w:divBdr>
    </w:div>
    <w:div w:id="697783191">
      <w:bodyDiv w:val="1"/>
      <w:marLeft w:val="0"/>
      <w:marRight w:val="0"/>
      <w:marTop w:val="0"/>
      <w:marBottom w:val="0"/>
      <w:divBdr>
        <w:top w:val="none" w:sz="0" w:space="0" w:color="auto"/>
        <w:left w:val="none" w:sz="0" w:space="0" w:color="auto"/>
        <w:bottom w:val="none" w:sz="0" w:space="0" w:color="auto"/>
        <w:right w:val="none" w:sz="0" w:space="0" w:color="auto"/>
      </w:divBdr>
    </w:div>
    <w:div w:id="765465614">
      <w:bodyDiv w:val="1"/>
      <w:marLeft w:val="0"/>
      <w:marRight w:val="0"/>
      <w:marTop w:val="0"/>
      <w:marBottom w:val="0"/>
      <w:divBdr>
        <w:top w:val="none" w:sz="0" w:space="0" w:color="auto"/>
        <w:left w:val="none" w:sz="0" w:space="0" w:color="auto"/>
        <w:bottom w:val="none" w:sz="0" w:space="0" w:color="auto"/>
        <w:right w:val="none" w:sz="0" w:space="0" w:color="auto"/>
      </w:divBdr>
    </w:div>
    <w:div w:id="801193667">
      <w:bodyDiv w:val="1"/>
      <w:marLeft w:val="0"/>
      <w:marRight w:val="0"/>
      <w:marTop w:val="0"/>
      <w:marBottom w:val="0"/>
      <w:divBdr>
        <w:top w:val="none" w:sz="0" w:space="0" w:color="auto"/>
        <w:left w:val="none" w:sz="0" w:space="0" w:color="auto"/>
        <w:bottom w:val="none" w:sz="0" w:space="0" w:color="auto"/>
        <w:right w:val="none" w:sz="0" w:space="0" w:color="auto"/>
      </w:divBdr>
    </w:div>
    <w:div w:id="850946941">
      <w:bodyDiv w:val="1"/>
      <w:marLeft w:val="0"/>
      <w:marRight w:val="0"/>
      <w:marTop w:val="0"/>
      <w:marBottom w:val="0"/>
      <w:divBdr>
        <w:top w:val="none" w:sz="0" w:space="0" w:color="auto"/>
        <w:left w:val="none" w:sz="0" w:space="0" w:color="auto"/>
        <w:bottom w:val="none" w:sz="0" w:space="0" w:color="auto"/>
        <w:right w:val="none" w:sz="0" w:space="0" w:color="auto"/>
      </w:divBdr>
    </w:div>
    <w:div w:id="972759954">
      <w:bodyDiv w:val="1"/>
      <w:marLeft w:val="0"/>
      <w:marRight w:val="0"/>
      <w:marTop w:val="0"/>
      <w:marBottom w:val="0"/>
      <w:divBdr>
        <w:top w:val="none" w:sz="0" w:space="0" w:color="auto"/>
        <w:left w:val="none" w:sz="0" w:space="0" w:color="auto"/>
        <w:bottom w:val="none" w:sz="0" w:space="0" w:color="auto"/>
        <w:right w:val="none" w:sz="0" w:space="0" w:color="auto"/>
      </w:divBdr>
    </w:div>
    <w:div w:id="1122113112">
      <w:bodyDiv w:val="1"/>
      <w:marLeft w:val="0"/>
      <w:marRight w:val="0"/>
      <w:marTop w:val="0"/>
      <w:marBottom w:val="0"/>
      <w:divBdr>
        <w:top w:val="none" w:sz="0" w:space="0" w:color="auto"/>
        <w:left w:val="none" w:sz="0" w:space="0" w:color="auto"/>
        <w:bottom w:val="none" w:sz="0" w:space="0" w:color="auto"/>
        <w:right w:val="none" w:sz="0" w:space="0" w:color="auto"/>
      </w:divBdr>
    </w:div>
    <w:div w:id="1397583317">
      <w:bodyDiv w:val="1"/>
      <w:marLeft w:val="0"/>
      <w:marRight w:val="0"/>
      <w:marTop w:val="0"/>
      <w:marBottom w:val="0"/>
      <w:divBdr>
        <w:top w:val="none" w:sz="0" w:space="0" w:color="auto"/>
        <w:left w:val="none" w:sz="0" w:space="0" w:color="auto"/>
        <w:bottom w:val="none" w:sz="0" w:space="0" w:color="auto"/>
        <w:right w:val="none" w:sz="0" w:space="0" w:color="auto"/>
      </w:divBdr>
      <w:divsChild>
        <w:div w:id="625427431">
          <w:marLeft w:val="1267"/>
          <w:marRight w:val="0"/>
          <w:marTop w:val="100"/>
          <w:marBottom w:val="0"/>
          <w:divBdr>
            <w:top w:val="none" w:sz="0" w:space="0" w:color="auto"/>
            <w:left w:val="none" w:sz="0" w:space="0" w:color="auto"/>
            <w:bottom w:val="none" w:sz="0" w:space="0" w:color="auto"/>
            <w:right w:val="none" w:sz="0" w:space="0" w:color="auto"/>
          </w:divBdr>
        </w:div>
        <w:div w:id="1924145193">
          <w:marLeft w:val="1267"/>
          <w:marRight w:val="0"/>
          <w:marTop w:val="100"/>
          <w:marBottom w:val="0"/>
          <w:divBdr>
            <w:top w:val="none" w:sz="0" w:space="0" w:color="auto"/>
            <w:left w:val="none" w:sz="0" w:space="0" w:color="auto"/>
            <w:bottom w:val="none" w:sz="0" w:space="0" w:color="auto"/>
            <w:right w:val="none" w:sz="0" w:space="0" w:color="auto"/>
          </w:divBdr>
        </w:div>
        <w:div w:id="2010401005">
          <w:marLeft w:val="1267"/>
          <w:marRight w:val="0"/>
          <w:marTop w:val="100"/>
          <w:marBottom w:val="0"/>
          <w:divBdr>
            <w:top w:val="none" w:sz="0" w:space="0" w:color="auto"/>
            <w:left w:val="none" w:sz="0" w:space="0" w:color="auto"/>
            <w:bottom w:val="none" w:sz="0" w:space="0" w:color="auto"/>
            <w:right w:val="none" w:sz="0" w:space="0" w:color="auto"/>
          </w:divBdr>
        </w:div>
      </w:divsChild>
    </w:div>
    <w:div w:id="1462534139">
      <w:bodyDiv w:val="1"/>
      <w:marLeft w:val="0"/>
      <w:marRight w:val="0"/>
      <w:marTop w:val="0"/>
      <w:marBottom w:val="0"/>
      <w:divBdr>
        <w:top w:val="none" w:sz="0" w:space="0" w:color="auto"/>
        <w:left w:val="none" w:sz="0" w:space="0" w:color="auto"/>
        <w:bottom w:val="none" w:sz="0" w:space="0" w:color="auto"/>
        <w:right w:val="none" w:sz="0" w:space="0" w:color="auto"/>
      </w:divBdr>
    </w:div>
    <w:div w:id="1474254889">
      <w:bodyDiv w:val="1"/>
      <w:marLeft w:val="0"/>
      <w:marRight w:val="0"/>
      <w:marTop w:val="0"/>
      <w:marBottom w:val="0"/>
      <w:divBdr>
        <w:top w:val="none" w:sz="0" w:space="0" w:color="auto"/>
        <w:left w:val="none" w:sz="0" w:space="0" w:color="auto"/>
        <w:bottom w:val="none" w:sz="0" w:space="0" w:color="auto"/>
        <w:right w:val="none" w:sz="0" w:space="0" w:color="auto"/>
      </w:divBdr>
    </w:div>
    <w:div w:id="1479149141">
      <w:bodyDiv w:val="1"/>
      <w:marLeft w:val="0"/>
      <w:marRight w:val="0"/>
      <w:marTop w:val="0"/>
      <w:marBottom w:val="0"/>
      <w:divBdr>
        <w:top w:val="none" w:sz="0" w:space="0" w:color="auto"/>
        <w:left w:val="none" w:sz="0" w:space="0" w:color="auto"/>
        <w:bottom w:val="none" w:sz="0" w:space="0" w:color="auto"/>
        <w:right w:val="none" w:sz="0" w:space="0" w:color="auto"/>
      </w:divBdr>
    </w:div>
    <w:div w:id="1534028997">
      <w:bodyDiv w:val="1"/>
      <w:marLeft w:val="0"/>
      <w:marRight w:val="0"/>
      <w:marTop w:val="0"/>
      <w:marBottom w:val="0"/>
      <w:divBdr>
        <w:top w:val="none" w:sz="0" w:space="0" w:color="auto"/>
        <w:left w:val="none" w:sz="0" w:space="0" w:color="auto"/>
        <w:bottom w:val="none" w:sz="0" w:space="0" w:color="auto"/>
        <w:right w:val="none" w:sz="0" w:space="0" w:color="auto"/>
      </w:divBdr>
    </w:div>
    <w:div w:id="1636714906">
      <w:bodyDiv w:val="1"/>
      <w:marLeft w:val="0"/>
      <w:marRight w:val="0"/>
      <w:marTop w:val="0"/>
      <w:marBottom w:val="0"/>
      <w:divBdr>
        <w:top w:val="none" w:sz="0" w:space="0" w:color="auto"/>
        <w:left w:val="none" w:sz="0" w:space="0" w:color="auto"/>
        <w:bottom w:val="none" w:sz="0" w:space="0" w:color="auto"/>
        <w:right w:val="none" w:sz="0" w:space="0" w:color="auto"/>
      </w:divBdr>
    </w:div>
    <w:div w:id="1864509916">
      <w:bodyDiv w:val="1"/>
      <w:marLeft w:val="0"/>
      <w:marRight w:val="0"/>
      <w:marTop w:val="0"/>
      <w:marBottom w:val="0"/>
      <w:divBdr>
        <w:top w:val="none" w:sz="0" w:space="0" w:color="auto"/>
        <w:left w:val="none" w:sz="0" w:space="0" w:color="auto"/>
        <w:bottom w:val="none" w:sz="0" w:space="0" w:color="auto"/>
        <w:right w:val="none" w:sz="0" w:space="0" w:color="auto"/>
      </w:divBdr>
    </w:div>
    <w:div w:id="1921326331">
      <w:bodyDiv w:val="1"/>
      <w:marLeft w:val="0"/>
      <w:marRight w:val="0"/>
      <w:marTop w:val="0"/>
      <w:marBottom w:val="0"/>
      <w:divBdr>
        <w:top w:val="none" w:sz="0" w:space="0" w:color="auto"/>
        <w:left w:val="none" w:sz="0" w:space="0" w:color="auto"/>
        <w:bottom w:val="none" w:sz="0" w:space="0" w:color="auto"/>
        <w:right w:val="none" w:sz="0" w:space="0" w:color="auto"/>
      </w:divBdr>
    </w:div>
    <w:div w:id="2033728791">
      <w:bodyDiv w:val="1"/>
      <w:marLeft w:val="0"/>
      <w:marRight w:val="0"/>
      <w:marTop w:val="0"/>
      <w:marBottom w:val="0"/>
      <w:divBdr>
        <w:top w:val="none" w:sz="0" w:space="0" w:color="auto"/>
        <w:left w:val="none" w:sz="0" w:space="0" w:color="auto"/>
        <w:bottom w:val="none" w:sz="0" w:space="0" w:color="auto"/>
        <w:right w:val="none" w:sz="0" w:space="0" w:color="auto"/>
      </w:divBdr>
    </w:div>
    <w:div w:id="2095081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hyperlink" Target="https://en.wikipedia.org/wiki/Markov_property" TargetMode="Externa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3.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BA5C9D-DE7F-454E-BE58-A6D263B9C6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1981</TotalTime>
  <Pages>20</Pages>
  <Words>4382</Words>
  <Characters>24980</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onn wei cheng</dc:creator>
  <cp:keywords/>
  <dc:description/>
  <cp:lastModifiedBy>NIRAV AU</cp:lastModifiedBy>
  <cp:revision>152</cp:revision>
  <cp:lastPrinted>2021-05-01T15:00:00Z</cp:lastPrinted>
  <dcterms:created xsi:type="dcterms:W3CDTF">2021-05-23T08:27:00Z</dcterms:created>
  <dcterms:modified xsi:type="dcterms:W3CDTF">2021-05-26T06:26:00Z</dcterms:modified>
</cp:coreProperties>
</file>